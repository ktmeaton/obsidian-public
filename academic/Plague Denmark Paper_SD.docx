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 xml:space="preserve">A 900-year longitudinal study of </w:t>
      </w:r>
      <w:r>
        <w:rPr>
          <w:i/>
        </w:rPr>
        <w:t>Yersinia pestis</w:t>
      </w:r>
      <w:r>
        <w:rPr/>
        <w:t xml:space="preserve"> in Denmark captures the rise and fall of a plague pandemic.</w:t>
      </w:r>
    </w:p>
    <w:p>
      <w:pPr>
        <w:pStyle w:val="Heading2"/>
        <w:rPr/>
      </w:pPr>
      <w:bookmarkStart w:id="0" w:name="authors"/>
      <w:r>
        <w:rPr/>
        <w:t>Authors</w:t>
      </w:r>
      <w:bookmarkEnd w:id="0"/>
    </w:p>
    <w:p>
      <w:pPr>
        <w:pStyle w:val="Normal"/>
        <w:numPr>
          <w:ilvl w:val="0"/>
          <w:numId w:val="1"/>
        </w:numPr>
        <w:rPr/>
      </w:pPr>
      <w:r>
        <w:rPr>
          <w:b/>
        </w:rPr>
        <w:t>Katherine Eaton</w:t>
      </w:r>
      <w:r>
        <w:rPr/>
        <w:t xml:space="preserve">  </w:t>
      </w:r>
      <w:hyperlink r:id="rId2">
        <w:r>
          <w:rPr>
            <w:rStyle w:val="InternetLink"/>
          </w:rPr>
          <w:t>0000-0001-6862-7756</w:t>
        </w:r>
      </w:hyperlink>
      <w:r>
        <w:rPr/>
        <w:t xml:space="preserve"> ·  </w:t>
      </w:r>
      <w:hyperlink r:id="rId3">
        <w:r>
          <w:rPr>
            <w:rStyle w:val="InternetLink"/>
          </w:rPr>
          <w:t>ktmeaton</w:t>
        </w:r>
      </w:hyperlink>
      <w:r>
        <w:rPr/>
        <w:br/>
        <w:t xml:space="preserve"> McMaster University </w:t>
      </w:r>
    </w:p>
    <w:p>
      <w:pPr>
        <w:pStyle w:val="Normal"/>
        <w:numPr>
          <w:ilvl w:val="0"/>
          <w:numId w:val="1"/>
        </w:numPr>
        <w:rPr/>
      </w:pPr>
      <w:r>
        <w:rPr>
          <w:b/>
        </w:rPr>
        <w:t>Ravneet Sidhu</w:t>
      </w:r>
      <w:r>
        <w:rPr/>
        <w:br/>
        <w:t xml:space="preserve"> McMaster University </w:t>
      </w:r>
    </w:p>
    <w:p>
      <w:pPr>
        <w:pStyle w:val="Normal"/>
        <w:numPr>
          <w:ilvl w:val="0"/>
          <w:numId w:val="1"/>
        </w:numPr>
        <w:rPr/>
      </w:pPr>
      <w:r>
        <w:rPr>
          <w:b/>
        </w:rPr>
        <w:t>Jennifer Klunk</w:t>
      </w:r>
      <w:r>
        <w:rPr/>
        <w:t xml:space="preserve">  </w:t>
      </w:r>
      <w:hyperlink r:id="rId4">
        <w:r>
          <w:rPr>
            <w:rStyle w:val="InternetLink"/>
          </w:rPr>
          <w:t>0000-0002-6521-8516</w:t>
        </w:r>
      </w:hyperlink>
      <w:r>
        <w:rPr/>
        <w:br/>
        <w:t xml:space="preserve"> Daicel Arbor Biosciences </w:t>
      </w:r>
    </w:p>
    <w:p>
      <w:pPr>
        <w:pStyle w:val="Normal"/>
        <w:numPr>
          <w:ilvl w:val="0"/>
          <w:numId w:val="1"/>
        </w:numPr>
        <w:rPr/>
      </w:pPr>
      <w:r>
        <w:rPr>
          <w:b/>
        </w:rPr>
        <w:t>Julia Gamble</w:t>
      </w:r>
      <w:r>
        <w:rPr/>
        <w:t xml:space="preserve">  </w:t>
      </w:r>
      <w:hyperlink r:id="rId5">
        <w:r>
          <w:rPr>
            <w:rStyle w:val="InternetLink"/>
          </w:rPr>
          <w:t>0000-0001-7486-757X</w:t>
        </w:r>
      </w:hyperlink>
      <w:r>
        <w:rPr/>
        <w:br/>
        <w:t xml:space="preserve"> University of Manitoba </w:t>
      </w:r>
    </w:p>
    <w:p>
      <w:pPr>
        <w:pStyle w:val="Normal"/>
        <w:numPr>
          <w:ilvl w:val="0"/>
          <w:numId w:val="1"/>
        </w:numPr>
        <w:rPr/>
      </w:pPr>
      <w:r>
        <w:rPr>
          <w:b/>
        </w:rPr>
        <w:t>Jesper Boldsen</w:t>
      </w:r>
      <w:r>
        <w:rPr/>
        <w:t xml:space="preserve">  </w:t>
      </w:r>
      <w:hyperlink r:id="rId6">
        <w:r>
          <w:rPr>
            <w:rStyle w:val="InternetLink"/>
          </w:rPr>
          <w:t>0000-0002-2850-0934</w:t>
        </w:r>
      </w:hyperlink>
      <w:r>
        <w:rPr/>
        <w:br/>
        <w:t xml:space="preserve"> University of Southern Denmark; ADBOU </w:t>
      </w:r>
    </w:p>
    <w:p>
      <w:pPr>
        <w:pStyle w:val="Normal"/>
        <w:numPr>
          <w:ilvl w:val="0"/>
          <w:numId w:val="1"/>
        </w:numPr>
        <w:rPr/>
      </w:pPr>
      <w:r>
        <w:rPr>
          <w:b/>
        </w:rPr>
        <w:t>Ann Carmichael</w:t>
      </w:r>
      <w:r>
        <w:rPr/>
        <w:br/>
        <w:t xml:space="preserve"> Indian University Bloomington </w:t>
      </w:r>
    </w:p>
    <w:p>
      <w:pPr>
        <w:pStyle w:val="Normal"/>
        <w:numPr>
          <w:ilvl w:val="0"/>
          <w:numId w:val="1"/>
        </w:numPr>
        <w:rPr/>
      </w:pPr>
      <w:r>
        <w:rPr>
          <w:b/>
        </w:rPr>
        <w:t>Nükhet Varlık</w:t>
      </w:r>
      <w:r>
        <w:rPr/>
        <w:t xml:space="preserve">  </w:t>
      </w:r>
      <w:hyperlink r:id="rId7">
        <w:r>
          <w:rPr>
            <w:rStyle w:val="InternetLink"/>
          </w:rPr>
          <w:t>0000-0001-6870-5945</w:t>
        </w:r>
      </w:hyperlink>
      <w:r>
        <w:rPr/>
        <w:br/>
        <w:t xml:space="preserve"> University of South Carolina </w:t>
      </w:r>
    </w:p>
    <w:p>
      <w:pPr>
        <w:pStyle w:val="Normal"/>
        <w:numPr>
          <w:ilvl w:val="0"/>
          <w:numId w:val="1"/>
        </w:numPr>
        <w:rPr/>
      </w:pPr>
      <w:r>
        <w:rPr>
          <w:b/>
        </w:rPr>
        <w:t>Sebastian Duchene</w:t>
      </w:r>
      <w:r>
        <w:rPr/>
        <w:t xml:space="preserve">  </w:t>
      </w:r>
      <w:hyperlink r:id="rId8">
        <w:r>
          <w:rPr>
            <w:rStyle w:val="InternetLink"/>
          </w:rPr>
          <w:t>0000-0002-2863-0907</w:t>
        </w:r>
      </w:hyperlink>
      <w:r>
        <w:rPr/>
        <w:t xml:space="preserve"> ·  </w:t>
      </w:r>
      <w:hyperlink r:id="rId9">
        <w:r>
          <w:rPr>
            <w:rStyle w:val="InternetLink"/>
          </w:rPr>
          <w:t>sebastianduchene</w:t>
        </w:r>
      </w:hyperlink>
      <w:r>
        <w:rPr/>
        <w:br/>
        <w:t xml:space="preserve"> University of Melbourne </w:t>
      </w:r>
    </w:p>
    <w:p>
      <w:pPr>
        <w:pStyle w:val="Normal"/>
        <w:numPr>
          <w:ilvl w:val="0"/>
          <w:numId w:val="1"/>
        </w:numPr>
        <w:rPr/>
      </w:pPr>
      <w:r>
        <w:rPr>
          <w:b/>
        </w:rPr>
        <w:t>Leo Featherstone</w:t>
      </w:r>
      <w:r>
        <w:rPr/>
        <w:t xml:space="preserve">  </w:t>
      </w:r>
      <w:hyperlink r:id="rId10">
        <w:r>
          <w:rPr>
            <w:rStyle w:val="InternetLink"/>
          </w:rPr>
          <w:t>0000-0002-8878-1758</w:t>
        </w:r>
      </w:hyperlink>
      <w:r>
        <w:rPr/>
        <w:br/>
        <w:t xml:space="preserve"> University of Melbourne </w:t>
      </w:r>
    </w:p>
    <w:p>
      <w:pPr>
        <w:pStyle w:val="Normal"/>
        <w:numPr>
          <w:ilvl w:val="0"/>
          <w:numId w:val="1"/>
        </w:numPr>
        <w:rPr/>
      </w:pPr>
      <w:r>
        <w:rPr>
          <w:b/>
        </w:rPr>
        <w:t>Vaughan Grimes</w:t>
      </w:r>
      <w:r>
        <w:rPr/>
        <w:t xml:space="preserve">  </w:t>
      </w:r>
      <w:hyperlink r:id="rId11">
        <w:r>
          <w:rPr>
            <w:rStyle w:val="InternetLink"/>
          </w:rPr>
          <w:t>0000-0002-2177-3147</w:t>
        </w:r>
      </w:hyperlink>
      <w:r>
        <w:rPr/>
        <w:br/>
        <w:t xml:space="preserve"> Memorial University </w:t>
      </w:r>
    </w:p>
    <w:p>
      <w:pPr>
        <w:pStyle w:val="Normal"/>
        <w:numPr>
          <w:ilvl w:val="0"/>
          <w:numId w:val="1"/>
        </w:numPr>
        <w:rPr/>
      </w:pPr>
      <w:r>
        <w:rPr>
          <w:b/>
        </w:rPr>
        <w:t>G. Brian Golding</w:t>
      </w:r>
      <w:r>
        <w:rPr/>
        <w:t xml:space="preserve">  </w:t>
      </w:r>
      <w:hyperlink r:id="rId12">
        <w:r>
          <w:rPr>
            <w:rStyle w:val="InternetLink"/>
          </w:rPr>
          <w:t>0000-0002-7575-0282</w:t>
        </w:r>
      </w:hyperlink>
      <w:r>
        <w:rPr/>
        <w:br/>
        <w:t xml:space="preserve"> McMaster University </w:t>
      </w:r>
    </w:p>
    <w:p>
      <w:pPr>
        <w:pStyle w:val="Normal"/>
        <w:numPr>
          <w:ilvl w:val="0"/>
          <w:numId w:val="1"/>
        </w:numPr>
        <w:rPr/>
      </w:pPr>
      <w:r>
        <w:rPr>
          <w:b/>
        </w:rPr>
        <w:t>Hendrik N. Poinar</w:t>
      </w:r>
      <w:r>
        <w:rPr/>
        <w:t xml:space="preserve">  </w:t>
      </w:r>
      <w:hyperlink r:id="rId13">
        <w:r>
          <w:rPr>
            <w:rStyle w:val="InternetLink"/>
          </w:rPr>
          <w:t>0000-0002-0314-4160</w:t>
        </w:r>
      </w:hyperlink>
      <w:r>
        <w:rPr/>
        <w:br/>
        <w:t xml:space="preserve"> McMaster University </w:t>
      </w:r>
    </w:p>
    <w:p>
      <w:pPr>
        <w:pStyle w:val="Heading2"/>
        <w:rPr/>
      </w:pPr>
      <w:bookmarkStart w:id="1" w:name="introduction"/>
      <w:r>
        <w:rPr/>
        <w:t>Introduction</w:t>
      </w:r>
      <w:bookmarkEnd w:id="1"/>
    </w:p>
    <w:p>
      <w:pPr>
        <w:pStyle w:val="FirstParagraph"/>
        <w:rPr/>
      </w:pPr>
      <w:r>
        <w:rPr>
          <w:i/>
        </w:rPr>
        <w:t>Yersinia pestis</w:t>
      </w:r>
      <w:r>
        <w:rPr/>
        <w:t xml:space="preserve">, the causative agent of plague, is the most intensively sequenced ancient pathogen to date. Comparative analyses of ancient </w:t>
      </w:r>
      <w:r>
        <w:rPr>
          <w:i/>
        </w:rPr>
        <w:t>Y. pestis</w:t>
      </w:r>
      <w:r>
        <w:rPr/>
        <w:t xml:space="preserve"> genomes have significantly advanced our understanding of past pandemics, by shifting discourse on the fluctuating patterns of virulence, geographic dispersal, and local persistence. In particular, genomics research has revealed how historical plagues of the past, such as the First Pandemic (6th-8th century) and the Second Pandemic (14th-19th century), were linked to by novel lineages of </w:t>
      </w:r>
      <w:r>
        <w:rPr>
          <w:i/>
        </w:rPr>
        <w:t>Y. pestis</w:t>
      </w:r>
      <w:r>
        <w:rPr/>
        <w:t xml:space="preserve"> that persisted for multiple centuries before eventually going extinct.</w:t>
      </w:r>
    </w:p>
    <w:p>
      <w:pPr>
        <w:pStyle w:val="TextBody"/>
        <w:rPr/>
      </w:pPr>
      <w:r>
        <w:rPr/>
        <w:t>This curious dynamic of long-term epidemic cycling, followed by centuries of inactivity, is a distinctive feature of plague in Europe, where plague has been identified in both pandemic and pre-pandemic periods. As one of the oldest known strains of plague was discovered in Scandinavia [</w:t>
      </w:r>
      <w:hyperlink w:anchor="ref-AQa9Tn4j">
        <w:r>
          <w:rPr>
            <w:rStyle w:val="InternetLink"/>
          </w:rPr>
          <w:t>1</w:t>
        </w:r>
      </w:hyperlink>
      <w:r>
        <w:rPr/>
        <w:t xml:space="preserve">], there is great potential for an intensive examination of </w:t>
      </w:r>
      <w:r>
        <w:rPr>
          <w:i/>
        </w:rPr>
        <w:t>Y. pestis</w:t>
      </w:r>
      <w:r>
        <w:rPr/>
        <w:t xml:space="preserve"> in this region to reveal novel insight into the long-term epidemiology of plague.</w:t>
      </w:r>
    </w:p>
    <w:p>
      <w:pPr>
        <w:pStyle w:val="TextBody"/>
        <w:rPr/>
      </w:pPr>
      <w:r>
        <w:rPr/>
        <w:t xml:space="preserve">Despite the recent boom in ancient </w:t>
      </w:r>
      <w:r>
        <w:rPr>
          <w:i/>
        </w:rPr>
        <w:t>Y. pestis</w:t>
      </w:r>
      <w:r>
        <w:rPr/>
        <w:t xml:space="preserve"> sequencing, Scandinavia is currently represented by only two genomes from Sweden (~5000 YBP) and Norway (~700 YBP). Due to this limited data, it is currently unknown to what extent plague was a local, endemic disease in this region as compared to novel epidemics with successive re-introduction. In addition, the identification of plague in pre-pandemic Scandinavia suggests the potential for </w:t>
      </w:r>
      <w:r>
        <w:rPr>
          <w:i/>
        </w:rPr>
        <w:t>Y. pestis</w:t>
      </w:r>
      <w:r>
        <w:rPr/>
        <w:t xml:space="preserve"> to have been present in this region outside of historically documented pandemics. Furthermore, the available historical documentation primarily derives from large commercial centres whereas Scandinavia</w:t>
      </w:r>
      <w:ins w:id="0" w:author="Sebastian Duchene" w:date="2021-07-26T12:04:31Z">
        <w:r>
          <w:rPr/>
          <w:t>n</w:t>
        </w:r>
      </w:ins>
      <w:r>
        <w:rPr/>
        <w:t xml:space="preserve"> archives, such as those in the Denmark, have retained limited information about the plague and its impact on society [</w:t>
      </w:r>
      <w:hyperlink w:anchor="ref-NS5uCsyk">
        <w:r>
          <w:rPr>
            <w:rStyle w:val="InternetLink"/>
          </w:rPr>
          <w:t>2</w:t>
        </w:r>
      </w:hyperlink>
      <w:r>
        <w:rPr/>
        <w:t>].</w:t>
      </w:r>
    </w:p>
    <w:p>
      <w:pPr>
        <w:pStyle w:val="TextBody"/>
        <w:rPr/>
      </w:pPr>
      <w:r>
        <w:rPr/>
        <w:t xml:space="preserve">In response to this region’s historical importance and lack of genomic representation, this study samples and screens skeletal remains from Danish archaeological sites occupied over 900 years, to detect the presence of </w:t>
      </w:r>
      <w:r>
        <w:rPr>
          <w:i/>
        </w:rPr>
        <w:t>Y. pestis</w:t>
      </w:r>
      <w:r>
        <w:rPr/>
        <w:t xml:space="preserve">. Following genomic capture of </w:t>
      </w:r>
      <w:r>
        <w:rPr>
          <w:i/>
        </w:rPr>
        <w:t>Y. pestis</w:t>
      </w:r>
      <w:r>
        <w:rPr/>
        <w:t xml:space="preserve"> from plague-positive individuals, we examine the temporal and geographic structure of Danish plague within a global context.</w:t>
      </w:r>
    </w:p>
    <w:p>
      <w:pPr>
        <w:pStyle w:val="BlockText"/>
        <w:rPr/>
      </w:pPr>
      <w:r>
        <w:rPr>
          <w:b/>
        </w:rPr>
        <w:t>Kat’s Notes</w:t>
      </w:r>
      <w:r>
        <w:rPr/>
        <w:t>: To be expanded upon further and refined following co-author discussion.</w:t>
      </w:r>
    </w:p>
    <w:p>
      <w:pPr>
        <w:pStyle w:val="Normal"/>
        <w:rPr>
          <w:rFonts w:eastAsia="맑은 고딕" w:cs="" w:cstheme="majorBidi" w:eastAsiaTheme="majorEastAsia"/>
          <w:b/>
          <w:b/>
          <w:bCs/>
          <w:sz w:val="36"/>
          <w:szCs w:val="28"/>
        </w:rPr>
      </w:pPr>
      <w:r>
        <w:rPr>
          <w:rFonts w:eastAsia="맑은 고딕" w:cs="" w:cstheme="majorBidi" w:eastAsiaTheme="majorEastAsia"/>
          <w:b/>
          <w:bCs/>
          <w:sz w:val="36"/>
          <w:szCs w:val="28"/>
        </w:rPr>
      </w:r>
      <w:bookmarkStart w:id="2" w:name="results"/>
      <w:bookmarkStart w:id="3" w:name="results"/>
      <w:r>
        <w:br w:type="page"/>
      </w:r>
    </w:p>
    <w:p>
      <w:pPr>
        <w:pStyle w:val="Heading2"/>
        <w:rPr/>
      </w:pPr>
      <w:bookmarkStart w:id="4" w:name="results"/>
      <w:r>
        <w:rPr/>
        <w:t>Results</w:t>
      </w:r>
      <w:bookmarkEnd w:id="4"/>
    </w:p>
    <w:p>
      <w:pPr>
        <w:pStyle w:val="Heading3"/>
        <w:rPr/>
      </w:pPr>
      <w:bookmarkStart w:id="5" w:name="sites-and-samples"/>
      <w:r>
        <w:rPr/>
        <w:t>Sites and Samples</w:t>
      </w:r>
      <w:bookmarkEnd w:id="5"/>
    </w:p>
    <w:p>
      <w:pPr>
        <w:pStyle w:val="FirstParagraph"/>
        <w:rPr/>
      </w:pPr>
      <w:r>
        <w:rPr/>
        <w:t xml:space="preserve">325 individuals were sampled across 6 regions from 14 archaeological sites (Table </w:t>
      </w:r>
      <w:hyperlink w:anchor="tbl:site_summary">
        <w:r>
          <w:rPr>
            <w:rStyle w:val="InternetLink"/>
          </w:rPr>
          <w:t>1</w:t>
        </w:r>
      </w:hyperlink>
      <w:r>
        <w:rPr/>
        <w:t xml:space="preserve">, Figure </w:t>
      </w:r>
      <w:hyperlink w:anchor="fig:map_sites">
        <w:r>
          <w:rPr>
            <w:rStyle w:val="InternetLink"/>
          </w:rPr>
          <w:t>1</w:t>
        </w:r>
      </w:hyperlink>
      <w:r>
        <w:rPr/>
        <w:t>). The site occupation dates span from the 10th to 18th century which encompasses the Viking Age (9th - 11th century), the Medieval Period (11th - 16th century) and the Early Modern Period (16th - 19th century) in Denmark.</w:t>
      </w:r>
    </w:p>
    <w:p>
      <w:pPr>
        <w:pStyle w:val="CaptionedFigure"/>
        <w:rPr/>
      </w:pPr>
      <w:bookmarkStart w:id="6" w:name="fig%3Amap_sites"/>
      <w:bookmarkEnd w:id="6"/>
      <w:r>
        <w:rPr/>
        <w:drawing>
          <wp:inline distT="0" distB="0" distL="0" distR="0">
            <wp:extent cx="5076190" cy="5181600"/>
            <wp:effectExtent l="0" t="0" r="0" b="0"/>
            <wp:docPr id="1" name="Picture" descr="Figure 1: Geographic map of archaeological sites by region. Stars indicate sites where Yersinia pestis was det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Geographic map of archaeological sites by region. Stars indicate sites where Yersinia pestis was detected."/>
                    <pic:cNvPicPr>
                      <a:picLocks noChangeAspect="1" noChangeArrowheads="1"/>
                    </pic:cNvPicPr>
                  </pic:nvPicPr>
                  <pic:blipFill>
                    <a:blip r:embed="rId14"/>
                    <a:stretch>
                      <a:fillRect/>
                    </a:stretch>
                  </pic:blipFill>
                  <pic:spPr bwMode="auto">
                    <a:xfrm>
                      <a:off x="0" y="0"/>
                      <a:ext cx="5076190" cy="5181600"/>
                    </a:xfrm>
                    <a:prstGeom prst="rect">
                      <a:avLst/>
                    </a:prstGeom>
                  </pic:spPr>
                </pic:pic>
              </a:graphicData>
            </a:graphic>
          </wp:inline>
        </w:drawing>
      </w:r>
    </w:p>
    <w:p>
      <w:pPr>
        <w:pStyle w:val="ImageCaption"/>
        <w:rPr/>
      </w:pPr>
      <w:r>
        <w:rPr/>
        <w:t>Figure 1: Geographic map of archaeological sites by region. Stars indicate sites where Yersinia pestis was detected.</w:t>
      </w:r>
    </w:p>
    <w:p>
      <w:pPr>
        <w:pStyle w:val="Normal"/>
        <w:rPr>
          <w:i/>
          <w:i/>
        </w:rPr>
      </w:pPr>
      <w:r>
        <w:rPr>
          <w:i/>
        </w:rPr>
      </w:r>
      <w:bookmarkStart w:id="7" w:name="fig%3Amap_sites"/>
      <w:bookmarkStart w:id="8" w:name="fig%3Amap_sites"/>
      <w:bookmarkEnd w:id="8"/>
      <w:r>
        <w:br w:type="page"/>
      </w:r>
    </w:p>
    <w:p>
      <w:pPr>
        <w:pStyle w:val="TableCaption"/>
        <w:rPr/>
      </w:pPr>
      <w:r>
        <w:rPr/>
        <w:t xml:space="preserve">Table 1: Summary of archaeological sites sampled in this study. </w:t>
      </w:r>
    </w:p>
    <w:tbl>
      <w:tblPr>
        <w:tblStyle w:val="Table"/>
        <w:tblW w:w="9350" w:type="dxa"/>
        <w:jc w:val="left"/>
        <w:tblInd w:w="0" w:type="dxa"/>
        <w:tblCellMar>
          <w:top w:w="0" w:type="dxa"/>
          <w:left w:w="108" w:type="dxa"/>
          <w:bottom w:w="0" w:type="dxa"/>
          <w:right w:w="108" w:type="dxa"/>
        </w:tblCellMar>
        <w:tblLook w:val="07e0" w:noHBand="1" w:noVBand="1" w:firstColumn="1" w:lastRow="1" w:lastColumn="1" w:firstRow="1"/>
      </w:tblPr>
      <w:tblGrid>
        <w:gridCol w:w="1499"/>
        <w:gridCol w:w="968"/>
        <w:gridCol w:w="916"/>
        <w:gridCol w:w="1006"/>
        <w:gridCol w:w="1628"/>
        <w:gridCol w:w="1481"/>
        <w:gridCol w:w="439"/>
        <w:gridCol w:w="1412"/>
      </w:tblGrid>
      <w:tr>
        <w:trPr>
          <w:cnfStyle w:val="100000000000" w:firstRow="1" w:lastRow="0" w:firstColumn="0" w:lastColumn="0" w:oddVBand="0" w:evenVBand="0" w:oddHBand="0" w:evenHBand="0" w:firstRowFirstColumn="0" w:firstRowLastColumn="0" w:lastRowFirstColumn="0" w:lastRowLastColumn="0"/>
        </w:trPr>
        <w:tc>
          <w:tcPr>
            <w:tcW w:w="149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Period</w:t>
            </w:r>
          </w:p>
        </w:tc>
        <w:tc>
          <w:tcPr>
            <w:tcW w:w="968"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Date Start</w:t>
            </w:r>
          </w:p>
        </w:tc>
        <w:tc>
          <w:tcPr>
            <w:tcW w:w="916"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Date End</w:t>
            </w:r>
          </w:p>
        </w:tc>
        <w:tc>
          <w:tcPr>
            <w:tcW w:w="1006"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Region</w:t>
            </w:r>
          </w:p>
        </w:tc>
        <w:tc>
          <w:tcPr>
            <w:tcW w:w="1628"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Site Name</w:t>
            </w:r>
          </w:p>
        </w:tc>
        <w:tc>
          <w:tcPr>
            <w:tcW w:w="1481"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Site Code</w:t>
            </w:r>
          </w:p>
        </w:tc>
        <w:tc>
          <w:tcPr>
            <w:tcW w:w="43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N</w:t>
            </w:r>
          </w:p>
        </w:tc>
        <w:tc>
          <w:tcPr>
            <w:tcW w:w="1412"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Plague Positive</w:t>
            </w:r>
          </w:p>
        </w:tc>
      </w:tr>
      <w:tr>
        <w:trPr/>
        <w:tc>
          <w:tcPr>
            <w:tcW w:w="1499" w:type="dxa"/>
            <w:tcBorders/>
          </w:tcPr>
          <w:p>
            <w:pPr>
              <w:pStyle w:val="Compact"/>
              <w:spacing w:before="36" w:after="36"/>
              <w:jc w:val="center"/>
              <w:rPr>
                <w:sz w:val="20"/>
                <w:szCs w:val="20"/>
                <w:lang w:eastAsia="ko-KR"/>
              </w:rPr>
            </w:pPr>
            <w:r>
              <w:rPr>
                <w:sz w:val="20"/>
                <w:szCs w:val="20"/>
                <w:lang w:eastAsia="ko-KR"/>
              </w:rPr>
              <w:t>Viking</w:t>
            </w:r>
          </w:p>
        </w:tc>
        <w:tc>
          <w:tcPr>
            <w:tcW w:w="968" w:type="dxa"/>
            <w:tcBorders/>
          </w:tcPr>
          <w:p>
            <w:pPr>
              <w:pStyle w:val="Compact"/>
              <w:spacing w:before="36" w:after="36"/>
              <w:jc w:val="center"/>
              <w:rPr>
                <w:sz w:val="20"/>
                <w:szCs w:val="20"/>
                <w:lang w:eastAsia="ko-KR"/>
              </w:rPr>
            </w:pPr>
            <w:r>
              <w:rPr>
                <w:sz w:val="20"/>
                <w:szCs w:val="20"/>
                <w:lang w:eastAsia="ko-KR"/>
              </w:rPr>
              <w:t>900</w:t>
            </w:r>
          </w:p>
        </w:tc>
        <w:tc>
          <w:tcPr>
            <w:tcW w:w="916" w:type="dxa"/>
            <w:tcBorders/>
          </w:tcPr>
          <w:p>
            <w:pPr>
              <w:pStyle w:val="Compact"/>
              <w:spacing w:before="36" w:after="36"/>
              <w:jc w:val="center"/>
              <w:rPr>
                <w:sz w:val="20"/>
                <w:szCs w:val="20"/>
                <w:lang w:eastAsia="ko-KR"/>
              </w:rPr>
            </w:pPr>
            <w:r>
              <w:rPr>
                <w:sz w:val="20"/>
                <w:szCs w:val="20"/>
                <w:lang w:eastAsia="ko-KR"/>
              </w:rPr>
              <w:t>1000</w:t>
            </w:r>
          </w:p>
        </w:tc>
        <w:tc>
          <w:tcPr>
            <w:tcW w:w="1006" w:type="dxa"/>
            <w:tcBorders/>
          </w:tcPr>
          <w:p>
            <w:pPr>
              <w:pStyle w:val="Compact"/>
              <w:spacing w:before="36" w:after="36"/>
              <w:jc w:val="center"/>
              <w:rPr>
                <w:sz w:val="20"/>
                <w:szCs w:val="20"/>
                <w:lang w:eastAsia="ko-KR"/>
              </w:rPr>
            </w:pPr>
            <w:r>
              <w:rPr>
                <w:sz w:val="20"/>
                <w:szCs w:val="20"/>
                <w:lang w:eastAsia="ko-KR"/>
              </w:rPr>
              <w:t>Ribe</w:t>
            </w:r>
          </w:p>
        </w:tc>
        <w:tc>
          <w:tcPr>
            <w:tcW w:w="1628" w:type="dxa"/>
            <w:tcBorders/>
          </w:tcPr>
          <w:p>
            <w:pPr>
              <w:pStyle w:val="Compact"/>
              <w:spacing w:before="36" w:after="36"/>
              <w:jc w:val="center"/>
              <w:rPr>
                <w:sz w:val="20"/>
                <w:szCs w:val="20"/>
                <w:lang w:eastAsia="ko-KR"/>
              </w:rPr>
            </w:pPr>
            <w:r>
              <w:rPr>
                <w:sz w:val="20"/>
                <w:szCs w:val="20"/>
                <w:lang w:eastAsia="ko-KR"/>
              </w:rPr>
              <w:t>Ribe Lindegärden</w:t>
            </w:r>
          </w:p>
        </w:tc>
        <w:tc>
          <w:tcPr>
            <w:tcW w:w="1481" w:type="dxa"/>
            <w:tcBorders/>
          </w:tcPr>
          <w:p>
            <w:pPr>
              <w:pStyle w:val="Compact"/>
              <w:spacing w:before="36" w:after="36"/>
              <w:jc w:val="center"/>
              <w:rPr>
                <w:sz w:val="20"/>
                <w:szCs w:val="20"/>
                <w:lang w:eastAsia="ko-KR"/>
              </w:rPr>
            </w:pPr>
            <w:r>
              <w:rPr>
                <w:sz w:val="20"/>
                <w:szCs w:val="20"/>
                <w:lang w:eastAsia="ko-KR"/>
              </w:rPr>
              <w:t>ASR 13II</w:t>
            </w:r>
          </w:p>
        </w:tc>
        <w:tc>
          <w:tcPr>
            <w:tcW w:w="439" w:type="dxa"/>
            <w:tcBorders/>
          </w:tcPr>
          <w:p>
            <w:pPr>
              <w:pStyle w:val="Compact"/>
              <w:spacing w:before="36" w:after="36"/>
              <w:jc w:val="center"/>
              <w:rPr>
                <w:sz w:val="20"/>
                <w:szCs w:val="20"/>
                <w:lang w:eastAsia="ko-KR"/>
              </w:rPr>
            </w:pPr>
            <w:r>
              <w:rPr>
                <w:sz w:val="20"/>
                <w:szCs w:val="20"/>
                <w:lang w:eastAsia="ko-KR"/>
              </w:rPr>
              <w:t>15</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900</w:t>
            </w:r>
          </w:p>
        </w:tc>
        <w:tc>
          <w:tcPr>
            <w:tcW w:w="916" w:type="dxa"/>
            <w:tcBorders/>
          </w:tcPr>
          <w:p>
            <w:pPr>
              <w:pStyle w:val="Compact"/>
              <w:spacing w:before="36" w:after="36"/>
              <w:jc w:val="center"/>
              <w:rPr>
                <w:sz w:val="20"/>
                <w:szCs w:val="20"/>
                <w:lang w:eastAsia="ko-KR"/>
              </w:rPr>
            </w:pPr>
            <w:r>
              <w:rPr>
                <w:sz w:val="20"/>
                <w:szCs w:val="20"/>
                <w:lang w:eastAsia="ko-KR"/>
              </w:rPr>
              <w:t>1000</w:t>
            </w:r>
          </w:p>
        </w:tc>
        <w:tc>
          <w:tcPr>
            <w:tcW w:w="1006" w:type="dxa"/>
            <w:tcBorders/>
          </w:tcPr>
          <w:p>
            <w:pPr>
              <w:pStyle w:val="Compact"/>
              <w:spacing w:before="36" w:after="36"/>
              <w:jc w:val="center"/>
              <w:rPr>
                <w:sz w:val="20"/>
                <w:szCs w:val="20"/>
                <w:lang w:eastAsia="ko-KR"/>
              </w:rPr>
            </w:pPr>
            <w:r>
              <w:rPr>
                <w:sz w:val="20"/>
                <w:szCs w:val="20"/>
                <w:lang w:eastAsia="ko-KR"/>
              </w:rPr>
              <w:t>Ribe</w:t>
            </w:r>
          </w:p>
        </w:tc>
        <w:tc>
          <w:tcPr>
            <w:tcW w:w="1628" w:type="dxa"/>
            <w:tcBorders/>
          </w:tcPr>
          <w:p>
            <w:pPr>
              <w:pStyle w:val="Compact"/>
              <w:spacing w:before="36" w:after="36"/>
              <w:jc w:val="center"/>
              <w:rPr>
                <w:sz w:val="20"/>
                <w:szCs w:val="20"/>
                <w:lang w:eastAsia="ko-KR"/>
              </w:rPr>
            </w:pPr>
            <w:r>
              <w:rPr>
                <w:sz w:val="20"/>
                <w:szCs w:val="20"/>
                <w:lang w:eastAsia="ko-KR"/>
              </w:rPr>
              <w:t>Ribe Lindegärden</w:t>
            </w:r>
          </w:p>
        </w:tc>
        <w:tc>
          <w:tcPr>
            <w:tcW w:w="1481" w:type="dxa"/>
            <w:tcBorders/>
          </w:tcPr>
          <w:p>
            <w:pPr>
              <w:pStyle w:val="Compact"/>
              <w:spacing w:before="36" w:after="36"/>
              <w:jc w:val="center"/>
              <w:rPr>
                <w:sz w:val="20"/>
                <w:szCs w:val="20"/>
                <w:lang w:eastAsia="ko-KR"/>
              </w:rPr>
            </w:pPr>
            <w:r>
              <w:rPr>
                <w:sz w:val="20"/>
                <w:szCs w:val="20"/>
                <w:lang w:eastAsia="ko-KR"/>
              </w:rPr>
              <w:t>ASR 2391</w:t>
            </w:r>
          </w:p>
        </w:tc>
        <w:tc>
          <w:tcPr>
            <w:tcW w:w="439" w:type="dxa"/>
            <w:tcBorders/>
          </w:tcPr>
          <w:p>
            <w:pPr>
              <w:pStyle w:val="Compact"/>
              <w:spacing w:before="36" w:after="36"/>
              <w:jc w:val="center"/>
              <w:rPr>
                <w:sz w:val="20"/>
                <w:szCs w:val="20"/>
                <w:lang w:eastAsia="ko-KR"/>
              </w:rPr>
            </w:pPr>
            <w:r>
              <w:rPr>
                <w:sz w:val="20"/>
                <w:szCs w:val="20"/>
                <w:lang w:eastAsia="ko-KR"/>
              </w:rPr>
              <w:t>4</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Compact"/>
              <w:spacing w:before="36" w:after="36"/>
              <w:jc w:val="center"/>
              <w:rPr>
                <w:sz w:val="20"/>
                <w:szCs w:val="20"/>
                <w:lang w:eastAsia="ko-KR"/>
              </w:rPr>
            </w:pPr>
            <w:r>
              <w:rPr>
                <w:sz w:val="20"/>
                <w:szCs w:val="20"/>
                <w:lang w:eastAsia="ko-KR"/>
              </w:rPr>
              <w:t>Early Medieval</w:t>
            </w:r>
          </w:p>
        </w:tc>
        <w:tc>
          <w:tcPr>
            <w:tcW w:w="968" w:type="dxa"/>
            <w:tcBorders/>
          </w:tcPr>
          <w:p>
            <w:pPr>
              <w:pStyle w:val="Compact"/>
              <w:spacing w:before="36" w:after="36"/>
              <w:jc w:val="center"/>
              <w:rPr>
                <w:sz w:val="20"/>
                <w:szCs w:val="20"/>
                <w:lang w:eastAsia="ko-KR"/>
              </w:rPr>
            </w:pPr>
            <w:r>
              <w:rPr>
                <w:sz w:val="20"/>
                <w:szCs w:val="20"/>
                <w:lang w:eastAsia="ko-KR"/>
              </w:rPr>
              <w:t>1150</w:t>
            </w:r>
          </w:p>
        </w:tc>
        <w:tc>
          <w:tcPr>
            <w:tcW w:w="916" w:type="dxa"/>
            <w:tcBorders/>
          </w:tcPr>
          <w:p>
            <w:pPr>
              <w:pStyle w:val="Compact"/>
              <w:spacing w:before="36" w:after="36"/>
              <w:jc w:val="center"/>
              <w:rPr>
                <w:sz w:val="20"/>
                <w:szCs w:val="20"/>
                <w:lang w:eastAsia="ko-KR"/>
              </w:rPr>
            </w:pPr>
            <w:r>
              <w:rPr>
                <w:sz w:val="20"/>
                <w:szCs w:val="20"/>
                <w:lang w:eastAsia="ko-KR"/>
              </w:rPr>
              <w:t>1350</w:t>
            </w:r>
          </w:p>
        </w:tc>
        <w:tc>
          <w:tcPr>
            <w:tcW w:w="1006" w:type="dxa"/>
            <w:tcBorders/>
          </w:tcPr>
          <w:p>
            <w:pPr>
              <w:pStyle w:val="Compact"/>
              <w:spacing w:before="36" w:after="36"/>
              <w:jc w:val="center"/>
              <w:rPr>
                <w:sz w:val="20"/>
                <w:szCs w:val="20"/>
                <w:lang w:eastAsia="ko-KR"/>
              </w:rPr>
            </w:pPr>
            <w:r>
              <w:rPr>
                <w:sz w:val="20"/>
                <w:szCs w:val="20"/>
                <w:lang w:eastAsia="ko-KR"/>
              </w:rPr>
              <w:t>Ribe</w:t>
            </w:r>
          </w:p>
        </w:tc>
        <w:tc>
          <w:tcPr>
            <w:tcW w:w="1628" w:type="dxa"/>
            <w:tcBorders/>
          </w:tcPr>
          <w:p>
            <w:pPr>
              <w:pStyle w:val="Compact"/>
              <w:spacing w:before="36" w:after="36"/>
              <w:jc w:val="center"/>
              <w:rPr>
                <w:sz w:val="20"/>
                <w:szCs w:val="20"/>
                <w:lang w:eastAsia="ko-KR"/>
              </w:rPr>
            </w:pPr>
            <w:r>
              <w:rPr>
                <w:sz w:val="20"/>
                <w:szCs w:val="20"/>
                <w:lang w:eastAsia="ko-KR"/>
              </w:rPr>
              <w:t>Ribe Gräbrødre</w:t>
            </w:r>
          </w:p>
        </w:tc>
        <w:tc>
          <w:tcPr>
            <w:tcW w:w="1481" w:type="dxa"/>
            <w:tcBorders/>
          </w:tcPr>
          <w:p>
            <w:pPr>
              <w:pStyle w:val="Compact"/>
              <w:spacing w:before="36" w:after="36"/>
              <w:jc w:val="center"/>
              <w:rPr>
                <w:sz w:val="20"/>
                <w:szCs w:val="20"/>
                <w:lang w:eastAsia="ko-KR"/>
              </w:rPr>
            </w:pPr>
            <w:r>
              <w:rPr>
                <w:sz w:val="20"/>
                <w:szCs w:val="20"/>
                <w:lang w:eastAsia="ko-KR"/>
              </w:rPr>
              <w:t>ASR 1015</w:t>
            </w:r>
          </w:p>
        </w:tc>
        <w:tc>
          <w:tcPr>
            <w:tcW w:w="439" w:type="dxa"/>
            <w:tcBorders/>
          </w:tcPr>
          <w:p>
            <w:pPr>
              <w:pStyle w:val="Compact"/>
              <w:spacing w:before="36" w:after="36"/>
              <w:jc w:val="center"/>
              <w:rPr>
                <w:sz w:val="20"/>
                <w:szCs w:val="20"/>
                <w:lang w:eastAsia="ko-KR"/>
              </w:rPr>
            </w:pPr>
            <w:r>
              <w:rPr>
                <w:sz w:val="20"/>
                <w:szCs w:val="20"/>
                <w:lang w:eastAsia="ko-KR"/>
              </w:rPr>
              <w:t>7</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1150</w:t>
            </w:r>
          </w:p>
        </w:tc>
        <w:tc>
          <w:tcPr>
            <w:tcW w:w="916" w:type="dxa"/>
            <w:tcBorders/>
          </w:tcPr>
          <w:p>
            <w:pPr>
              <w:pStyle w:val="Compact"/>
              <w:spacing w:before="36" w:after="36"/>
              <w:jc w:val="center"/>
              <w:rPr>
                <w:sz w:val="20"/>
                <w:szCs w:val="20"/>
                <w:lang w:eastAsia="ko-KR"/>
              </w:rPr>
            </w:pPr>
            <w:r>
              <w:rPr>
                <w:sz w:val="20"/>
                <w:szCs w:val="20"/>
                <w:lang w:eastAsia="ko-KR"/>
              </w:rPr>
              <w:t>1350</w:t>
            </w:r>
          </w:p>
        </w:tc>
        <w:tc>
          <w:tcPr>
            <w:tcW w:w="1006" w:type="dxa"/>
            <w:tcBorders/>
          </w:tcPr>
          <w:p>
            <w:pPr>
              <w:pStyle w:val="Compact"/>
              <w:spacing w:before="36" w:after="36"/>
              <w:jc w:val="center"/>
              <w:rPr>
                <w:sz w:val="20"/>
                <w:szCs w:val="20"/>
                <w:lang w:eastAsia="ko-KR"/>
              </w:rPr>
            </w:pPr>
            <w:r>
              <w:rPr>
                <w:sz w:val="20"/>
                <w:szCs w:val="20"/>
                <w:lang w:eastAsia="ko-KR"/>
              </w:rPr>
              <w:t>Viby</w:t>
            </w:r>
          </w:p>
        </w:tc>
        <w:tc>
          <w:tcPr>
            <w:tcW w:w="1628" w:type="dxa"/>
            <w:tcBorders/>
          </w:tcPr>
          <w:p>
            <w:pPr>
              <w:pStyle w:val="Compact"/>
              <w:spacing w:before="36" w:after="36"/>
              <w:jc w:val="center"/>
              <w:rPr>
                <w:sz w:val="20"/>
                <w:szCs w:val="20"/>
                <w:lang w:eastAsia="ko-KR"/>
              </w:rPr>
            </w:pPr>
            <w:r>
              <w:rPr>
                <w:sz w:val="20"/>
                <w:szCs w:val="20"/>
                <w:lang w:eastAsia="ko-KR"/>
              </w:rPr>
              <w:t>Nordby</w:t>
            </w:r>
          </w:p>
        </w:tc>
        <w:tc>
          <w:tcPr>
            <w:tcW w:w="1481" w:type="dxa"/>
            <w:tcBorders/>
          </w:tcPr>
          <w:p>
            <w:pPr>
              <w:pStyle w:val="Compact"/>
              <w:spacing w:before="36" w:after="36"/>
              <w:jc w:val="center"/>
              <w:rPr>
                <w:sz w:val="20"/>
                <w:szCs w:val="20"/>
                <w:lang w:eastAsia="ko-KR"/>
              </w:rPr>
            </w:pPr>
            <w:r>
              <w:rPr>
                <w:sz w:val="20"/>
                <w:szCs w:val="20"/>
                <w:lang w:eastAsia="ko-KR"/>
              </w:rPr>
              <w:t>FHM 3970</w:t>
            </w:r>
          </w:p>
        </w:tc>
        <w:tc>
          <w:tcPr>
            <w:tcW w:w="439" w:type="dxa"/>
            <w:tcBorders/>
          </w:tcPr>
          <w:p>
            <w:pPr>
              <w:pStyle w:val="Compact"/>
              <w:spacing w:before="36" w:after="36"/>
              <w:jc w:val="center"/>
              <w:rPr>
                <w:sz w:val="20"/>
                <w:szCs w:val="20"/>
                <w:lang w:eastAsia="ko-KR"/>
              </w:rPr>
            </w:pPr>
            <w:r>
              <w:rPr>
                <w:sz w:val="20"/>
                <w:szCs w:val="20"/>
                <w:lang w:eastAsia="ko-KR"/>
              </w:rPr>
              <w:t>35</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1150</w:t>
            </w:r>
          </w:p>
        </w:tc>
        <w:tc>
          <w:tcPr>
            <w:tcW w:w="916" w:type="dxa"/>
            <w:tcBorders/>
          </w:tcPr>
          <w:p>
            <w:pPr>
              <w:pStyle w:val="Compact"/>
              <w:spacing w:before="36" w:after="36"/>
              <w:jc w:val="center"/>
              <w:rPr>
                <w:sz w:val="20"/>
                <w:szCs w:val="20"/>
                <w:lang w:eastAsia="ko-KR"/>
              </w:rPr>
            </w:pPr>
            <w:r>
              <w:rPr>
                <w:sz w:val="20"/>
                <w:szCs w:val="20"/>
                <w:lang w:eastAsia="ko-KR"/>
              </w:rPr>
              <w:t>1350</w:t>
            </w:r>
          </w:p>
        </w:tc>
        <w:tc>
          <w:tcPr>
            <w:tcW w:w="1006" w:type="dxa"/>
            <w:tcBorders/>
          </w:tcPr>
          <w:p>
            <w:pPr>
              <w:pStyle w:val="Compact"/>
              <w:spacing w:before="36" w:after="36"/>
              <w:jc w:val="center"/>
              <w:rPr>
                <w:sz w:val="20"/>
                <w:szCs w:val="20"/>
                <w:lang w:eastAsia="ko-KR"/>
              </w:rPr>
            </w:pPr>
            <w:r>
              <w:rPr>
                <w:sz w:val="20"/>
                <w:szCs w:val="20"/>
                <w:lang w:eastAsia="ko-KR"/>
              </w:rPr>
              <w:t>Viborg</w:t>
            </w:r>
          </w:p>
        </w:tc>
        <w:tc>
          <w:tcPr>
            <w:tcW w:w="1628" w:type="dxa"/>
            <w:tcBorders/>
          </w:tcPr>
          <w:p>
            <w:pPr>
              <w:pStyle w:val="Compact"/>
              <w:spacing w:before="36" w:after="36"/>
              <w:jc w:val="center"/>
              <w:rPr>
                <w:sz w:val="20"/>
                <w:szCs w:val="20"/>
                <w:lang w:eastAsia="ko-KR"/>
              </w:rPr>
            </w:pPr>
            <w:r>
              <w:rPr>
                <w:sz w:val="20"/>
                <w:szCs w:val="20"/>
                <w:lang w:eastAsia="ko-KR"/>
              </w:rPr>
              <w:t>Sct. Drotten</w:t>
            </w:r>
          </w:p>
        </w:tc>
        <w:tc>
          <w:tcPr>
            <w:tcW w:w="1481" w:type="dxa"/>
            <w:tcBorders/>
          </w:tcPr>
          <w:p>
            <w:pPr>
              <w:pStyle w:val="Compact"/>
              <w:spacing w:before="36" w:after="36"/>
              <w:jc w:val="center"/>
              <w:rPr>
                <w:sz w:val="20"/>
                <w:szCs w:val="20"/>
                <w:lang w:eastAsia="ko-KR"/>
              </w:rPr>
            </w:pPr>
            <w:r>
              <w:rPr>
                <w:sz w:val="20"/>
                <w:szCs w:val="20"/>
                <w:lang w:eastAsia="ko-KR"/>
              </w:rPr>
              <w:t>VSM 09264</w:t>
            </w:r>
          </w:p>
        </w:tc>
        <w:tc>
          <w:tcPr>
            <w:tcW w:w="439" w:type="dxa"/>
            <w:tcBorders/>
          </w:tcPr>
          <w:p>
            <w:pPr>
              <w:pStyle w:val="Compact"/>
              <w:spacing w:before="36" w:after="36"/>
              <w:jc w:val="center"/>
              <w:rPr>
                <w:sz w:val="20"/>
                <w:szCs w:val="20"/>
                <w:lang w:eastAsia="ko-KR"/>
              </w:rPr>
            </w:pPr>
            <w:r>
              <w:rPr>
                <w:sz w:val="20"/>
                <w:szCs w:val="20"/>
                <w:lang w:eastAsia="ko-KR"/>
              </w:rPr>
              <w:t>6</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1150</w:t>
            </w:r>
          </w:p>
        </w:tc>
        <w:tc>
          <w:tcPr>
            <w:tcW w:w="916" w:type="dxa"/>
            <w:tcBorders/>
          </w:tcPr>
          <w:p>
            <w:pPr>
              <w:pStyle w:val="Compact"/>
              <w:spacing w:before="36" w:after="36"/>
              <w:jc w:val="center"/>
              <w:rPr>
                <w:sz w:val="20"/>
                <w:szCs w:val="20"/>
                <w:lang w:eastAsia="ko-KR"/>
              </w:rPr>
            </w:pPr>
            <w:r>
              <w:rPr>
                <w:sz w:val="20"/>
                <w:szCs w:val="20"/>
                <w:lang w:eastAsia="ko-KR"/>
              </w:rPr>
              <w:t>1350</w:t>
            </w:r>
          </w:p>
        </w:tc>
        <w:tc>
          <w:tcPr>
            <w:tcW w:w="1006" w:type="dxa"/>
            <w:tcBorders/>
          </w:tcPr>
          <w:p>
            <w:pPr>
              <w:pStyle w:val="Compact"/>
              <w:spacing w:before="36" w:after="36"/>
              <w:jc w:val="center"/>
              <w:rPr>
                <w:sz w:val="20"/>
                <w:szCs w:val="20"/>
                <w:lang w:eastAsia="ko-KR"/>
              </w:rPr>
            </w:pPr>
            <w:r>
              <w:rPr>
                <w:sz w:val="20"/>
                <w:szCs w:val="20"/>
                <w:lang w:eastAsia="ko-KR"/>
              </w:rPr>
              <w:t>Viborg</w:t>
            </w:r>
          </w:p>
        </w:tc>
        <w:tc>
          <w:tcPr>
            <w:tcW w:w="1628" w:type="dxa"/>
            <w:tcBorders/>
          </w:tcPr>
          <w:p>
            <w:pPr>
              <w:pStyle w:val="Compact"/>
              <w:spacing w:before="36" w:after="36"/>
              <w:jc w:val="center"/>
              <w:rPr>
                <w:sz w:val="20"/>
                <w:szCs w:val="20"/>
                <w:lang w:eastAsia="ko-KR"/>
              </w:rPr>
            </w:pPr>
            <w:r>
              <w:rPr>
                <w:sz w:val="20"/>
                <w:szCs w:val="20"/>
                <w:lang w:eastAsia="ko-KR"/>
              </w:rPr>
              <w:t>Sct. Mathias</w:t>
            </w:r>
          </w:p>
        </w:tc>
        <w:tc>
          <w:tcPr>
            <w:tcW w:w="1481" w:type="dxa"/>
            <w:tcBorders/>
          </w:tcPr>
          <w:p>
            <w:pPr>
              <w:pStyle w:val="Compact"/>
              <w:spacing w:before="36" w:after="36"/>
              <w:jc w:val="center"/>
              <w:rPr>
                <w:sz w:val="20"/>
                <w:szCs w:val="20"/>
                <w:lang w:eastAsia="ko-KR"/>
              </w:rPr>
            </w:pPr>
            <w:r>
              <w:rPr>
                <w:sz w:val="20"/>
                <w:szCs w:val="20"/>
                <w:lang w:eastAsia="ko-KR"/>
              </w:rPr>
              <w:t>VSM 855F/906F</w:t>
            </w:r>
          </w:p>
        </w:tc>
        <w:tc>
          <w:tcPr>
            <w:tcW w:w="439" w:type="dxa"/>
            <w:tcBorders/>
          </w:tcPr>
          <w:p>
            <w:pPr>
              <w:pStyle w:val="Compact"/>
              <w:spacing w:before="36" w:after="36"/>
              <w:jc w:val="center"/>
              <w:rPr>
                <w:sz w:val="20"/>
                <w:szCs w:val="20"/>
                <w:lang w:eastAsia="ko-KR"/>
              </w:rPr>
            </w:pPr>
            <w:r>
              <w:rPr>
                <w:sz w:val="20"/>
                <w:szCs w:val="20"/>
                <w:lang w:eastAsia="ko-KR"/>
              </w:rPr>
              <w:t>21</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1150</w:t>
            </w:r>
          </w:p>
        </w:tc>
        <w:tc>
          <w:tcPr>
            <w:tcW w:w="916" w:type="dxa"/>
            <w:tcBorders/>
          </w:tcPr>
          <w:p>
            <w:pPr>
              <w:pStyle w:val="Compact"/>
              <w:spacing w:before="36" w:after="36"/>
              <w:jc w:val="center"/>
              <w:rPr>
                <w:sz w:val="20"/>
                <w:szCs w:val="20"/>
                <w:lang w:eastAsia="ko-KR"/>
              </w:rPr>
            </w:pPr>
            <w:r>
              <w:rPr>
                <w:sz w:val="20"/>
                <w:szCs w:val="20"/>
                <w:lang w:eastAsia="ko-KR"/>
              </w:rPr>
              <w:t>1350</w:t>
            </w:r>
          </w:p>
        </w:tc>
        <w:tc>
          <w:tcPr>
            <w:tcW w:w="1006" w:type="dxa"/>
            <w:tcBorders/>
          </w:tcPr>
          <w:p>
            <w:pPr>
              <w:pStyle w:val="Compact"/>
              <w:spacing w:before="36" w:after="36"/>
              <w:jc w:val="center"/>
              <w:rPr>
                <w:sz w:val="20"/>
                <w:szCs w:val="20"/>
                <w:lang w:eastAsia="ko-KR"/>
              </w:rPr>
            </w:pPr>
            <w:r>
              <w:rPr>
                <w:sz w:val="20"/>
                <w:szCs w:val="20"/>
                <w:lang w:eastAsia="ko-KR"/>
              </w:rPr>
              <w:t>Viborg</w:t>
            </w:r>
          </w:p>
        </w:tc>
        <w:tc>
          <w:tcPr>
            <w:tcW w:w="1628" w:type="dxa"/>
            <w:tcBorders/>
          </w:tcPr>
          <w:p>
            <w:pPr>
              <w:pStyle w:val="Compact"/>
              <w:spacing w:before="36" w:after="36"/>
              <w:jc w:val="center"/>
              <w:rPr>
                <w:sz w:val="20"/>
                <w:szCs w:val="20"/>
                <w:lang w:eastAsia="ko-KR"/>
              </w:rPr>
            </w:pPr>
            <w:r>
              <w:rPr>
                <w:sz w:val="20"/>
                <w:szCs w:val="20"/>
                <w:lang w:eastAsia="ko-KR"/>
              </w:rPr>
              <w:t>Sct. Drotten</w:t>
            </w:r>
          </w:p>
        </w:tc>
        <w:tc>
          <w:tcPr>
            <w:tcW w:w="1481" w:type="dxa"/>
            <w:tcBorders/>
          </w:tcPr>
          <w:p>
            <w:pPr>
              <w:pStyle w:val="Compact"/>
              <w:spacing w:before="36" w:after="36"/>
              <w:jc w:val="center"/>
              <w:rPr>
                <w:sz w:val="20"/>
                <w:szCs w:val="20"/>
                <w:lang w:eastAsia="ko-KR"/>
              </w:rPr>
            </w:pPr>
            <w:r>
              <w:rPr>
                <w:sz w:val="20"/>
                <w:szCs w:val="20"/>
                <w:lang w:eastAsia="ko-KR"/>
              </w:rPr>
              <w:t>VSM 902F</w:t>
            </w:r>
          </w:p>
        </w:tc>
        <w:tc>
          <w:tcPr>
            <w:tcW w:w="439" w:type="dxa"/>
            <w:tcBorders/>
          </w:tcPr>
          <w:p>
            <w:pPr>
              <w:pStyle w:val="Compact"/>
              <w:spacing w:before="36" w:after="36"/>
              <w:jc w:val="center"/>
              <w:rPr>
                <w:sz w:val="20"/>
                <w:szCs w:val="20"/>
                <w:lang w:eastAsia="ko-KR"/>
              </w:rPr>
            </w:pPr>
            <w:r>
              <w:rPr>
                <w:sz w:val="20"/>
                <w:szCs w:val="20"/>
                <w:lang w:eastAsia="ko-KR"/>
              </w:rPr>
              <w:t>8</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1150</w:t>
            </w:r>
          </w:p>
        </w:tc>
        <w:tc>
          <w:tcPr>
            <w:tcW w:w="916" w:type="dxa"/>
            <w:tcBorders/>
          </w:tcPr>
          <w:p>
            <w:pPr>
              <w:pStyle w:val="Compact"/>
              <w:spacing w:before="36" w:after="36"/>
              <w:jc w:val="center"/>
              <w:rPr>
                <w:sz w:val="20"/>
                <w:szCs w:val="20"/>
                <w:lang w:eastAsia="ko-KR"/>
              </w:rPr>
            </w:pPr>
            <w:r>
              <w:rPr>
                <w:sz w:val="20"/>
                <w:szCs w:val="20"/>
                <w:lang w:eastAsia="ko-KR"/>
              </w:rPr>
              <w:t>1350</w:t>
            </w:r>
          </w:p>
        </w:tc>
        <w:tc>
          <w:tcPr>
            <w:tcW w:w="1006" w:type="dxa"/>
            <w:tcBorders/>
          </w:tcPr>
          <w:p>
            <w:pPr>
              <w:pStyle w:val="Compact"/>
              <w:spacing w:before="36" w:after="36"/>
              <w:jc w:val="center"/>
              <w:rPr>
                <w:sz w:val="20"/>
                <w:szCs w:val="20"/>
                <w:lang w:eastAsia="ko-KR"/>
              </w:rPr>
            </w:pPr>
            <w:r>
              <w:rPr>
                <w:sz w:val="20"/>
                <w:szCs w:val="20"/>
                <w:lang w:eastAsia="ko-KR"/>
              </w:rPr>
              <w:t>Viborg</w:t>
            </w:r>
          </w:p>
        </w:tc>
        <w:tc>
          <w:tcPr>
            <w:tcW w:w="1628" w:type="dxa"/>
            <w:tcBorders/>
          </w:tcPr>
          <w:p>
            <w:pPr>
              <w:pStyle w:val="Compact"/>
              <w:spacing w:before="36" w:after="36"/>
              <w:jc w:val="center"/>
              <w:rPr>
                <w:sz w:val="20"/>
                <w:szCs w:val="20"/>
                <w:lang w:eastAsia="ko-KR"/>
              </w:rPr>
            </w:pPr>
            <w:r>
              <w:rPr>
                <w:sz w:val="20"/>
                <w:szCs w:val="20"/>
                <w:lang w:eastAsia="ko-KR"/>
              </w:rPr>
              <w:t>Faldborg</w:t>
            </w:r>
          </w:p>
        </w:tc>
        <w:tc>
          <w:tcPr>
            <w:tcW w:w="1481" w:type="dxa"/>
            <w:tcBorders/>
          </w:tcPr>
          <w:p>
            <w:pPr>
              <w:pStyle w:val="Compact"/>
              <w:spacing w:before="36" w:after="36"/>
              <w:jc w:val="center"/>
              <w:rPr>
                <w:sz w:val="20"/>
                <w:szCs w:val="20"/>
                <w:lang w:eastAsia="ko-KR"/>
              </w:rPr>
            </w:pPr>
            <w:r>
              <w:rPr>
                <w:sz w:val="20"/>
                <w:szCs w:val="20"/>
                <w:lang w:eastAsia="ko-KR"/>
              </w:rPr>
              <w:t>VSM 29F</w:t>
            </w:r>
          </w:p>
        </w:tc>
        <w:tc>
          <w:tcPr>
            <w:tcW w:w="439" w:type="dxa"/>
            <w:tcBorders/>
          </w:tcPr>
          <w:p>
            <w:pPr>
              <w:pStyle w:val="Compact"/>
              <w:spacing w:before="36" w:after="36"/>
              <w:jc w:val="center"/>
              <w:rPr>
                <w:sz w:val="20"/>
                <w:szCs w:val="20"/>
                <w:lang w:eastAsia="ko-KR"/>
              </w:rPr>
            </w:pPr>
            <w:r>
              <w:rPr>
                <w:sz w:val="20"/>
                <w:szCs w:val="20"/>
                <w:lang w:eastAsia="ko-KR"/>
              </w:rPr>
              <w:t>2</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1150</w:t>
            </w:r>
          </w:p>
        </w:tc>
        <w:tc>
          <w:tcPr>
            <w:tcW w:w="916" w:type="dxa"/>
            <w:tcBorders/>
          </w:tcPr>
          <w:p>
            <w:pPr>
              <w:pStyle w:val="Compact"/>
              <w:spacing w:before="36" w:after="36"/>
              <w:jc w:val="center"/>
              <w:rPr>
                <w:sz w:val="20"/>
                <w:szCs w:val="20"/>
                <w:lang w:eastAsia="ko-KR"/>
              </w:rPr>
            </w:pPr>
            <w:r>
              <w:rPr>
                <w:sz w:val="20"/>
                <w:szCs w:val="20"/>
                <w:lang w:eastAsia="ko-KR"/>
              </w:rPr>
              <w:t>1350</w:t>
            </w:r>
          </w:p>
        </w:tc>
        <w:tc>
          <w:tcPr>
            <w:tcW w:w="1006" w:type="dxa"/>
            <w:tcBorders/>
          </w:tcPr>
          <w:p>
            <w:pPr>
              <w:pStyle w:val="Compact"/>
              <w:spacing w:before="36" w:after="36"/>
              <w:jc w:val="center"/>
              <w:rPr>
                <w:sz w:val="20"/>
                <w:szCs w:val="20"/>
                <w:lang w:eastAsia="ko-KR"/>
              </w:rPr>
            </w:pPr>
            <w:r>
              <w:rPr>
                <w:sz w:val="20"/>
                <w:szCs w:val="20"/>
                <w:lang w:eastAsia="ko-KR"/>
              </w:rPr>
              <w:t>Refshale</w:t>
            </w:r>
          </w:p>
        </w:tc>
        <w:tc>
          <w:tcPr>
            <w:tcW w:w="1628" w:type="dxa"/>
            <w:tcBorders/>
          </w:tcPr>
          <w:p>
            <w:pPr>
              <w:pStyle w:val="Compact"/>
              <w:spacing w:before="36" w:after="36"/>
              <w:jc w:val="center"/>
              <w:rPr>
                <w:sz w:val="20"/>
                <w:szCs w:val="20"/>
                <w:lang w:eastAsia="ko-KR"/>
              </w:rPr>
            </w:pPr>
            <w:r>
              <w:rPr>
                <w:sz w:val="20"/>
                <w:szCs w:val="20"/>
                <w:lang w:eastAsia="ko-KR"/>
              </w:rPr>
              <w:t>Refshale</w:t>
            </w:r>
          </w:p>
        </w:tc>
        <w:tc>
          <w:tcPr>
            <w:tcW w:w="1481" w:type="dxa"/>
            <w:tcBorders/>
          </w:tcPr>
          <w:p>
            <w:pPr>
              <w:pStyle w:val="Compact"/>
              <w:spacing w:before="36" w:after="36"/>
              <w:jc w:val="center"/>
              <w:rPr>
                <w:sz w:val="20"/>
                <w:szCs w:val="20"/>
                <w:lang w:eastAsia="ko-KR"/>
              </w:rPr>
            </w:pPr>
            <w:r>
              <w:rPr>
                <w:sz w:val="20"/>
                <w:szCs w:val="20"/>
                <w:lang w:eastAsia="ko-KR"/>
              </w:rPr>
              <w:t>Refshale</w:t>
            </w:r>
          </w:p>
        </w:tc>
        <w:tc>
          <w:tcPr>
            <w:tcW w:w="439" w:type="dxa"/>
            <w:tcBorders/>
          </w:tcPr>
          <w:p>
            <w:pPr>
              <w:pStyle w:val="Compact"/>
              <w:spacing w:before="36" w:after="36"/>
              <w:jc w:val="center"/>
              <w:rPr>
                <w:sz w:val="20"/>
                <w:szCs w:val="20"/>
                <w:lang w:eastAsia="ko-KR"/>
              </w:rPr>
            </w:pPr>
            <w:r>
              <w:rPr>
                <w:sz w:val="20"/>
                <w:szCs w:val="20"/>
                <w:lang w:eastAsia="ko-KR"/>
              </w:rPr>
              <w:t>19</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1150</w:t>
            </w:r>
          </w:p>
        </w:tc>
        <w:tc>
          <w:tcPr>
            <w:tcW w:w="916" w:type="dxa"/>
            <w:tcBorders/>
          </w:tcPr>
          <w:p>
            <w:pPr>
              <w:pStyle w:val="Compact"/>
              <w:spacing w:before="36" w:after="36"/>
              <w:jc w:val="center"/>
              <w:rPr>
                <w:sz w:val="20"/>
                <w:szCs w:val="20"/>
                <w:lang w:eastAsia="ko-KR"/>
              </w:rPr>
            </w:pPr>
            <w:r>
              <w:rPr>
                <w:sz w:val="20"/>
                <w:szCs w:val="20"/>
                <w:lang w:eastAsia="ko-KR"/>
              </w:rPr>
              <w:t>1350</w:t>
            </w:r>
          </w:p>
        </w:tc>
        <w:tc>
          <w:tcPr>
            <w:tcW w:w="1006" w:type="dxa"/>
            <w:tcBorders/>
          </w:tcPr>
          <w:p>
            <w:pPr>
              <w:pStyle w:val="Compact"/>
              <w:spacing w:before="36" w:after="36"/>
              <w:jc w:val="center"/>
              <w:rPr>
                <w:sz w:val="20"/>
                <w:szCs w:val="20"/>
                <w:lang w:eastAsia="ko-KR"/>
              </w:rPr>
            </w:pPr>
            <w:r>
              <w:rPr>
                <w:sz w:val="20"/>
                <w:szCs w:val="20"/>
                <w:lang w:eastAsia="ko-KR"/>
              </w:rPr>
              <w:t>Horsens</w:t>
            </w:r>
          </w:p>
        </w:tc>
        <w:tc>
          <w:tcPr>
            <w:tcW w:w="1628" w:type="dxa"/>
            <w:tcBorders/>
          </w:tcPr>
          <w:p>
            <w:pPr>
              <w:pStyle w:val="Compact"/>
              <w:spacing w:before="36" w:after="36"/>
              <w:jc w:val="center"/>
              <w:rPr>
                <w:sz w:val="20"/>
                <w:szCs w:val="20"/>
                <w:lang w:eastAsia="ko-KR"/>
              </w:rPr>
            </w:pPr>
            <w:r>
              <w:rPr>
                <w:sz w:val="20"/>
                <w:szCs w:val="20"/>
                <w:lang w:eastAsia="ko-KR"/>
              </w:rPr>
              <w:t>Ole Wormsgade</w:t>
            </w:r>
          </w:p>
        </w:tc>
        <w:tc>
          <w:tcPr>
            <w:tcW w:w="1481" w:type="dxa"/>
            <w:tcBorders/>
          </w:tcPr>
          <w:p>
            <w:pPr>
              <w:pStyle w:val="Compact"/>
              <w:spacing w:before="36" w:after="36"/>
              <w:jc w:val="center"/>
              <w:rPr>
                <w:sz w:val="20"/>
                <w:szCs w:val="20"/>
                <w:lang w:eastAsia="ko-KR"/>
              </w:rPr>
            </w:pPr>
            <w:r>
              <w:rPr>
                <w:sz w:val="20"/>
                <w:szCs w:val="20"/>
                <w:lang w:eastAsia="ko-KR"/>
              </w:rPr>
              <w:t>HOM 1649</w:t>
            </w:r>
          </w:p>
        </w:tc>
        <w:tc>
          <w:tcPr>
            <w:tcW w:w="439" w:type="dxa"/>
            <w:tcBorders/>
          </w:tcPr>
          <w:p>
            <w:pPr>
              <w:pStyle w:val="Compact"/>
              <w:spacing w:before="36" w:after="36"/>
              <w:jc w:val="center"/>
              <w:rPr>
                <w:sz w:val="20"/>
                <w:szCs w:val="20"/>
                <w:lang w:eastAsia="ko-KR"/>
              </w:rPr>
            </w:pPr>
            <w:r>
              <w:rPr>
                <w:sz w:val="20"/>
                <w:szCs w:val="20"/>
                <w:lang w:eastAsia="ko-KR"/>
              </w:rPr>
              <w:t>7</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1150</w:t>
            </w:r>
          </w:p>
        </w:tc>
        <w:tc>
          <w:tcPr>
            <w:tcW w:w="916" w:type="dxa"/>
            <w:tcBorders/>
          </w:tcPr>
          <w:p>
            <w:pPr>
              <w:pStyle w:val="Compact"/>
              <w:spacing w:before="36" w:after="36"/>
              <w:jc w:val="center"/>
              <w:rPr>
                <w:sz w:val="20"/>
                <w:szCs w:val="20"/>
                <w:lang w:eastAsia="ko-KR"/>
              </w:rPr>
            </w:pPr>
            <w:r>
              <w:rPr>
                <w:sz w:val="20"/>
                <w:szCs w:val="20"/>
                <w:lang w:eastAsia="ko-KR"/>
              </w:rPr>
              <w:t>1350</w:t>
            </w:r>
          </w:p>
        </w:tc>
        <w:tc>
          <w:tcPr>
            <w:tcW w:w="1006" w:type="dxa"/>
            <w:tcBorders/>
          </w:tcPr>
          <w:p>
            <w:pPr>
              <w:pStyle w:val="Compact"/>
              <w:spacing w:before="36" w:after="36"/>
              <w:jc w:val="center"/>
              <w:rPr>
                <w:sz w:val="20"/>
                <w:szCs w:val="20"/>
                <w:lang w:eastAsia="ko-KR"/>
              </w:rPr>
            </w:pPr>
            <w:r>
              <w:rPr>
                <w:sz w:val="20"/>
                <w:szCs w:val="20"/>
                <w:lang w:eastAsia="ko-KR"/>
              </w:rPr>
              <w:t>Horsens</w:t>
            </w:r>
          </w:p>
        </w:tc>
        <w:tc>
          <w:tcPr>
            <w:tcW w:w="1628" w:type="dxa"/>
            <w:tcBorders/>
          </w:tcPr>
          <w:p>
            <w:pPr>
              <w:pStyle w:val="Compact"/>
              <w:spacing w:before="36" w:after="36"/>
              <w:jc w:val="center"/>
              <w:rPr>
                <w:sz w:val="20"/>
                <w:szCs w:val="20"/>
                <w:lang w:eastAsia="ko-KR"/>
              </w:rPr>
            </w:pPr>
            <w:r>
              <w:rPr>
                <w:sz w:val="20"/>
                <w:szCs w:val="20"/>
                <w:lang w:eastAsia="ko-KR"/>
              </w:rPr>
              <w:t>Tirup</w:t>
            </w:r>
          </w:p>
        </w:tc>
        <w:tc>
          <w:tcPr>
            <w:tcW w:w="1481" w:type="dxa"/>
            <w:tcBorders/>
          </w:tcPr>
          <w:p>
            <w:pPr>
              <w:pStyle w:val="Compact"/>
              <w:spacing w:before="36" w:after="36"/>
              <w:jc w:val="center"/>
              <w:rPr>
                <w:sz w:val="20"/>
                <w:szCs w:val="20"/>
                <w:lang w:eastAsia="ko-KR"/>
              </w:rPr>
            </w:pPr>
            <w:r>
              <w:rPr>
                <w:sz w:val="20"/>
                <w:szCs w:val="20"/>
                <w:lang w:eastAsia="ko-KR"/>
              </w:rPr>
              <w:t>VKH 1201</w:t>
            </w:r>
          </w:p>
        </w:tc>
        <w:tc>
          <w:tcPr>
            <w:tcW w:w="439" w:type="dxa"/>
            <w:tcBorders/>
          </w:tcPr>
          <w:p>
            <w:pPr>
              <w:pStyle w:val="Compact"/>
              <w:spacing w:before="36" w:after="36"/>
              <w:jc w:val="center"/>
              <w:rPr>
                <w:sz w:val="20"/>
                <w:szCs w:val="20"/>
                <w:lang w:eastAsia="ko-KR"/>
              </w:rPr>
            </w:pPr>
            <w:r>
              <w:rPr>
                <w:sz w:val="20"/>
                <w:szCs w:val="20"/>
                <w:lang w:eastAsia="ko-KR"/>
              </w:rPr>
              <w:t>11</w:t>
            </w:r>
          </w:p>
        </w:tc>
        <w:tc>
          <w:tcPr>
            <w:tcW w:w="1412" w:type="dxa"/>
            <w:tcBorders/>
          </w:tcPr>
          <w:p>
            <w:pPr>
              <w:pStyle w:val="Compact"/>
              <w:spacing w:before="36" w:after="36"/>
              <w:jc w:val="center"/>
              <w:rPr>
                <w:sz w:val="20"/>
                <w:szCs w:val="20"/>
                <w:lang w:eastAsia="ko-KR"/>
              </w:rPr>
            </w:pPr>
            <w:r>
              <w:rPr>
                <w:sz w:val="20"/>
                <w:szCs w:val="20"/>
                <w:lang w:eastAsia="ko-KR"/>
              </w:rPr>
              <w:t>1</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1150</w:t>
            </w:r>
          </w:p>
        </w:tc>
        <w:tc>
          <w:tcPr>
            <w:tcW w:w="916" w:type="dxa"/>
            <w:tcBorders/>
          </w:tcPr>
          <w:p>
            <w:pPr>
              <w:pStyle w:val="Compact"/>
              <w:spacing w:before="36" w:after="36"/>
              <w:jc w:val="center"/>
              <w:rPr>
                <w:sz w:val="20"/>
                <w:szCs w:val="20"/>
                <w:lang w:eastAsia="ko-KR"/>
              </w:rPr>
            </w:pPr>
            <w:r>
              <w:rPr>
                <w:sz w:val="20"/>
                <w:szCs w:val="20"/>
                <w:lang w:eastAsia="ko-KR"/>
              </w:rPr>
              <w:t>1350</w:t>
            </w:r>
          </w:p>
        </w:tc>
        <w:tc>
          <w:tcPr>
            <w:tcW w:w="1006" w:type="dxa"/>
            <w:tcBorders/>
          </w:tcPr>
          <w:p>
            <w:pPr>
              <w:pStyle w:val="Compact"/>
              <w:spacing w:before="36" w:after="36"/>
              <w:jc w:val="center"/>
              <w:rPr>
                <w:sz w:val="20"/>
                <w:szCs w:val="20"/>
                <w:lang w:eastAsia="ko-KR"/>
              </w:rPr>
            </w:pPr>
            <w:r>
              <w:rPr>
                <w:sz w:val="20"/>
                <w:szCs w:val="20"/>
                <w:lang w:eastAsia="ko-KR"/>
              </w:rPr>
              <w:t>Hågerup</w:t>
            </w:r>
          </w:p>
        </w:tc>
        <w:tc>
          <w:tcPr>
            <w:tcW w:w="1628" w:type="dxa"/>
            <w:tcBorders/>
          </w:tcPr>
          <w:p>
            <w:pPr>
              <w:pStyle w:val="Compact"/>
              <w:spacing w:before="36" w:after="36"/>
              <w:jc w:val="center"/>
              <w:rPr>
                <w:sz w:val="20"/>
                <w:szCs w:val="20"/>
                <w:lang w:eastAsia="ko-KR"/>
              </w:rPr>
            </w:pPr>
            <w:r>
              <w:rPr>
                <w:sz w:val="20"/>
                <w:szCs w:val="20"/>
                <w:lang w:eastAsia="ko-KR"/>
              </w:rPr>
              <w:t>Hågerup</w:t>
            </w:r>
          </w:p>
        </w:tc>
        <w:tc>
          <w:tcPr>
            <w:tcW w:w="1481" w:type="dxa"/>
            <w:tcBorders/>
          </w:tcPr>
          <w:p>
            <w:pPr>
              <w:pStyle w:val="Compact"/>
              <w:spacing w:before="36" w:after="36"/>
              <w:jc w:val="center"/>
              <w:rPr>
                <w:sz w:val="20"/>
                <w:szCs w:val="20"/>
                <w:lang w:eastAsia="ko-KR"/>
              </w:rPr>
            </w:pPr>
            <w:r>
              <w:rPr>
                <w:sz w:val="20"/>
                <w:szCs w:val="20"/>
                <w:lang w:eastAsia="ko-KR"/>
              </w:rPr>
              <w:t>ØHM 1247</w:t>
            </w:r>
          </w:p>
        </w:tc>
        <w:tc>
          <w:tcPr>
            <w:tcW w:w="439" w:type="dxa"/>
            <w:tcBorders/>
          </w:tcPr>
          <w:p>
            <w:pPr>
              <w:pStyle w:val="Compact"/>
              <w:spacing w:before="36" w:after="36"/>
              <w:jc w:val="center"/>
              <w:rPr>
                <w:sz w:val="20"/>
                <w:szCs w:val="20"/>
                <w:lang w:eastAsia="ko-KR"/>
              </w:rPr>
            </w:pPr>
            <w:r>
              <w:rPr>
                <w:sz w:val="20"/>
                <w:szCs w:val="20"/>
                <w:lang w:eastAsia="ko-KR"/>
              </w:rPr>
              <w:t>7</w:t>
            </w:r>
          </w:p>
        </w:tc>
        <w:tc>
          <w:tcPr>
            <w:tcW w:w="1412" w:type="dxa"/>
            <w:tcBorders/>
          </w:tcPr>
          <w:p>
            <w:pPr>
              <w:pStyle w:val="Compact"/>
              <w:spacing w:before="36" w:after="36"/>
              <w:jc w:val="center"/>
              <w:rPr>
                <w:sz w:val="20"/>
                <w:szCs w:val="20"/>
                <w:lang w:eastAsia="ko-KR"/>
              </w:rPr>
            </w:pPr>
            <w:r>
              <w:rPr>
                <w:sz w:val="20"/>
                <w:szCs w:val="20"/>
                <w:lang w:eastAsia="ko-KR"/>
              </w:rPr>
              <w:t>1</w:t>
            </w:r>
          </w:p>
        </w:tc>
      </w:tr>
      <w:tr>
        <w:trPr/>
        <w:tc>
          <w:tcPr>
            <w:tcW w:w="1499" w:type="dxa"/>
            <w:tcBorders/>
          </w:tcPr>
          <w:p>
            <w:pPr>
              <w:pStyle w:val="Compact"/>
              <w:spacing w:before="36" w:after="36"/>
              <w:jc w:val="center"/>
              <w:rPr>
                <w:sz w:val="20"/>
                <w:szCs w:val="20"/>
                <w:lang w:eastAsia="ko-KR"/>
              </w:rPr>
            </w:pPr>
            <w:r>
              <w:rPr>
                <w:sz w:val="20"/>
                <w:szCs w:val="20"/>
                <w:lang w:eastAsia="ko-KR"/>
              </w:rPr>
              <w:t>Late Medieval</w:t>
            </w:r>
          </w:p>
        </w:tc>
        <w:tc>
          <w:tcPr>
            <w:tcW w:w="968" w:type="dxa"/>
            <w:tcBorders/>
          </w:tcPr>
          <w:p>
            <w:pPr>
              <w:pStyle w:val="Compact"/>
              <w:spacing w:before="36" w:after="36"/>
              <w:jc w:val="center"/>
              <w:rPr>
                <w:sz w:val="20"/>
                <w:szCs w:val="20"/>
                <w:lang w:eastAsia="ko-KR"/>
              </w:rPr>
            </w:pPr>
            <w:r>
              <w:rPr>
                <w:sz w:val="20"/>
                <w:szCs w:val="20"/>
                <w:lang w:eastAsia="ko-KR"/>
              </w:rPr>
              <w:t>1250</w:t>
            </w:r>
          </w:p>
        </w:tc>
        <w:tc>
          <w:tcPr>
            <w:tcW w:w="916" w:type="dxa"/>
            <w:tcBorders/>
          </w:tcPr>
          <w:p>
            <w:pPr>
              <w:pStyle w:val="Compact"/>
              <w:spacing w:before="36" w:after="36"/>
              <w:jc w:val="center"/>
              <w:rPr>
                <w:sz w:val="20"/>
                <w:szCs w:val="20"/>
                <w:lang w:eastAsia="ko-KR"/>
              </w:rPr>
            </w:pPr>
            <w:r>
              <w:rPr>
                <w:sz w:val="20"/>
                <w:szCs w:val="20"/>
                <w:lang w:eastAsia="ko-KR"/>
              </w:rPr>
              <w:t>1550</w:t>
            </w:r>
          </w:p>
        </w:tc>
        <w:tc>
          <w:tcPr>
            <w:tcW w:w="1006" w:type="dxa"/>
            <w:tcBorders/>
          </w:tcPr>
          <w:p>
            <w:pPr>
              <w:pStyle w:val="Compact"/>
              <w:spacing w:before="36" w:after="36"/>
              <w:jc w:val="center"/>
              <w:rPr>
                <w:sz w:val="20"/>
                <w:szCs w:val="20"/>
                <w:lang w:eastAsia="ko-KR"/>
              </w:rPr>
            </w:pPr>
            <w:r>
              <w:rPr>
                <w:sz w:val="20"/>
                <w:szCs w:val="20"/>
                <w:lang w:eastAsia="ko-KR"/>
              </w:rPr>
              <w:t>Ribe</w:t>
            </w:r>
          </w:p>
        </w:tc>
        <w:tc>
          <w:tcPr>
            <w:tcW w:w="1628" w:type="dxa"/>
            <w:tcBorders/>
          </w:tcPr>
          <w:p>
            <w:pPr>
              <w:pStyle w:val="Compact"/>
              <w:spacing w:before="36" w:after="36"/>
              <w:jc w:val="center"/>
              <w:rPr>
                <w:sz w:val="20"/>
                <w:szCs w:val="20"/>
                <w:lang w:eastAsia="ko-KR"/>
              </w:rPr>
            </w:pPr>
            <w:r>
              <w:rPr>
                <w:sz w:val="20"/>
                <w:szCs w:val="20"/>
                <w:lang w:eastAsia="ko-KR"/>
              </w:rPr>
              <w:t>Ribe Gräbrødre</w:t>
            </w:r>
          </w:p>
        </w:tc>
        <w:tc>
          <w:tcPr>
            <w:tcW w:w="1481" w:type="dxa"/>
            <w:tcBorders/>
          </w:tcPr>
          <w:p>
            <w:pPr>
              <w:pStyle w:val="Compact"/>
              <w:spacing w:before="36" w:after="36"/>
              <w:jc w:val="center"/>
              <w:rPr>
                <w:sz w:val="20"/>
                <w:szCs w:val="20"/>
                <w:lang w:eastAsia="ko-KR"/>
              </w:rPr>
            </w:pPr>
            <w:r>
              <w:rPr>
                <w:sz w:val="20"/>
                <w:szCs w:val="20"/>
                <w:lang w:eastAsia="ko-KR"/>
              </w:rPr>
              <w:t>ASR 1015</w:t>
            </w:r>
          </w:p>
        </w:tc>
        <w:tc>
          <w:tcPr>
            <w:tcW w:w="439" w:type="dxa"/>
            <w:tcBorders/>
          </w:tcPr>
          <w:p>
            <w:pPr>
              <w:pStyle w:val="Compact"/>
              <w:spacing w:before="36" w:after="36"/>
              <w:jc w:val="center"/>
              <w:rPr>
                <w:sz w:val="20"/>
                <w:szCs w:val="20"/>
                <w:lang w:eastAsia="ko-KR"/>
              </w:rPr>
            </w:pPr>
            <w:r>
              <w:rPr>
                <w:sz w:val="20"/>
                <w:szCs w:val="20"/>
                <w:lang w:eastAsia="ko-KR"/>
              </w:rPr>
              <w:t>1</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1250</w:t>
            </w:r>
          </w:p>
        </w:tc>
        <w:tc>
          <w:tcPr>
            <w:tcW w:w="916" w:type="dxa"/>
            <w:tcBorders/>
          </w:tcPr>
          <w:p>
            <w:pPr>
              <w:pStyle w:val="Compact"/>
              <w:spacing w:before="36" w:after="36"/>
              <w:jc w:val="center"/>
              <w:rPr>
                <w:sz w:val="20"/>
                <w:szCs w:val="20"/>
                <w:lang w:eastAsia="ko-KR"/>
              </w:rPr>
            </w:pPr>
            <w:r>
              <w:rPr>
                <w:sz w:val="20"/>
                <w:szCs w:val="20"/>
                <w:lang w:eastAsia="ko-KR"/>
              </w:rPr>
              <w:t>1450</w:t>
            </w:r>
          </w:p>
        </w:tc>
        <w:tc>
          <w:tcPr>
            <w:tcW w:w="1006" w:type="dxa"/>
            <w:tcBorders/>
          </w:tcPr>
          <w:p>
            <w:pPr>
              <w:pStyle w:val="Compact"/>
              <w:spacing w:before="36" w:after="36"/>
              <w:jc w:val="center"/>
              <w:rPr>
                <w:sz w:val="20"/>
                <w:szCs w:val="20"/>
                <w:lang w:eastAsia="ko-KR"/>
              </w:rPr>
            </w:pPr>
            <w:r>
              <w:rPr>
                <w:sz w:val="20"/>
                <w:szCs w:val="20"/>
                <w:lang w:eastAsia="ko-KR"/>
              </w:rPr>
              <w:t>Viborg</w:t>
            </w:r>
          </w:p>
        </w:tc>
        <w:tc>
          <w:tcPr>
            <w:tcW w:w="1628" w:type="dxa"/>
            <w:tcBorders/>
          </w:tcPr>
          <w:p>
            <w:pPr>
              <w:pStyle w:val="Compact"/>
              <w:spacing w:before="36" w:after="36"/>
              <w:jc w:val="center"/>
              <w:rPr>
                <w:sz w:val="20"/>
                <w:szCs w:val="20"/>
                <w:lang w:eastAsia="ko-KR"/>
              </w:rPr>
            </w:pPr>
            <w:r>
              <w:rPr>
                <w:sz w:val="20"/>
                <w:szCs w:val="20"/>
                <w:lang w:eastAsia="ko-KR"/>
              </w:rPr>
              <w:t>Faldborg</w:t>
            </w:r>
          </w:p>
        </w:tc>
        <w:tc>
          <w:tcPr>
            <w:tcW w:w="1481" w:type="dxa"/>
            <w:tcBorders/>
          </w:tcPr>
          <w:p>
            <w:pPr>
              <w:pStyle w:val="Compact"/>
              <w:spacing w:before="36" w:after="36"/>
              <w:jc w:val="center"/>
              <w:rPr>
                <w:sz w:val="20"/>
                <w:szCs w:val="20"/>
                <w:lang w:eastAsia="ko-KR"/>
              </w:rPr>
            </w:pPr>
            <w:r>
              <w:rPr>
                <w:sz w:val="20"/>
                <w:szCs w:val="20"/>
                <w:lang w:eastAsia="ko-KR"/>
              </w:rPr>
              <w:t>VSM 29F</w:t>
            </w:r>
          </w:p>
        </w:tc>
        <w:tc>
          <w:tcPr>
            <w:tcW w:w="439" w:type="dxa"/>
            <w:tcBorders/>
          </w:tcPr>
          <w:p>
            <w:pPr>
              <w:pStyle w:val="Compact"/>
              <w:spacing w:before="36" w:after="36"/>
              <w:jc w:val="center"/>
              <w:rPr>
                <w:sz w:val="20"/>
                <w:szCs w:val="20"/>
                <w:lang w:eastAsia="ko-KR"/>
              </w:rPr>
            </w:pPr>
            <w:r>
              <w:rPr>
                <w:sz w:val="20"/>
                <w:szCs w:val="20"/>
                <w:lang w:eastAsia="ko-KR"/>
              </w:rPr>
              <w:t>2</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1250</w:t>
            </w:r>
          </w:p>
        </w:tc>
        <w:tc>
          <w:tcPr>
            <w:tcW w:w="916" w:type="dxa"/>
            <w:tcBorders/>
          </w:tcPr>
          <w:p>
            <w:pPr>
              <w:pStyle w:val="Compact"/>
              <w:spacing w:before="36" w:after="36"/>
              <w:jc w:val="center"/>
              <w:rPr>
                <w:sz w:val="20"/>
                <w:szCs w:val="20"/>
                <w:lang w:eastAsia="ko-KR"/>
              </w:rPr>
            </w:pPr>
            <w:r>
              <w:rPr>
                <w:sz w:val="20"/>
                <w:szCs w:val="20"/>
                <w:lang w:eastAsia="ko-KR"/>
              </w:rPr>
              <w:t>1550</w:t>
            </w:r>
          </w:p>
        </w:tc>
        <w:tc>
          <w:tcPr>
            <w:tcW w:w="1006" w:type="dxa"/>
            <w:tcBorders/>
          </w:tcPr>
          <w:p>
            <w:pPr>
              <w:pStyle w:val="Compact"/>
              <w:spacing w:before="36" w:after="36"/>
              <w:jc w:val="center"/>
              <w:rPr>
                <w:sz w:val="20"/>
                <w:szCs w:val="20"/>
                <w:lang w:eastAsia="ko-KR"/>
              </w:rPr>
            </w:pPr>
            <w:r>
              <w:rPr>
                <w:sz w:val="20"/>
                <w:szCs w:val="20"/>
                <w:lang w:eastAsia="ko-KR"/>
              </w:rPr>
              <w:t>Ribe</w:t>
            </w:r>
          </w:p>
        </w:tc>
        <w:tc>
          <w:tcPr>
            <w:tcW w:w="1628" w:type="dxa"/>
            <w:tcBorders/>
          </w:tcPr>
          <w:p>
            <w:pPr>
              <w:pStyle w:val="Compact"/>
              <w:spacing w:before="36" w:after="36"/>
              <w:jc w:val="center"/>
              <w:rPr>
                <w:sz w:val="20"/>
                <w:szCs w:val="20"/>
                <w:lang w:eastAsia="ko-KR"/>
              </w:rPr>
            </w:pPr>
            <w:r>
              <w:rPr>
                <w:sz w:val="20"/>
                <w:szCs w:val="20"/>
                <w:lang w:eastAsia="ko-KR"/>
              </w:rPr>
              <w:t>Ribe Lindegärden</w:t>
            </w:r>
          </w:p>
        </w:tc>
        <w:tc>
          <w:tcPr>
            <w:tcW w:w="1481" w:type="dxa"/>
            <w:tcBorders/>
          </w:tcPr>
          <w:p>
            <w:pPr>
              <w:pStyle w:val="Compact"/>
              <w:spacing w:before="36" w:after="36"/>
              <w:jc w:val="center"/>
              <w:rPr>
                <w:sz w:val="20"/>
                <w:szCs w:val="20"/>
                <w:lang w:eastAsia="ko-KR"/>
              </w:rPr>
            </w:pPr>
            <w:r>
              <w:rPr>
                <w:sz w:val="20"/>
                <w:szCs w:val="20"/>
                <w:lang w:eastAsia="ko-KR"/>
              </w:rPr>
              <w:t>ASR 13II</w:t>
            </w:r>
          </w:p>
        </w:tc>
        <w:tc>
          <w:tcPr>
            <w:tcW w:w="439" w:type="dxa"/>
            <w:tcBorders/>
          </w:tcPr>
          <w:p>
            <w:pPr>
              <w:pStyle w:val="Compact"/>
              <w:spacing w:before="36" w:after="36"/>
              <w:jc w:val="center"/>
              <w:rPr>
                <w:sz w:val="20"/>
                <w:szCs w:val="20"/>
                <w:lang w:eastAsia="ko-KR"/>
              </w:rPr>
            </w:pPr>
            <w:r>
              <w:rPr>
                <w:sz w:val="20"/>
                <w:szCs w:val="20"/>
                <w:lang w:eastAsia="ko-KR"/>
              </w:rPr>
              <w:t>9</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1250</w:t>
            </w:r>
          </w:p>
        </w:tc>
        <w:tc>
          <w:tcPr>
            <w:tcW w:w="916" w:type="dxa"/>
            <w:tcBorders/>
          </w:tcPr>
          <w:p>
            <w:pPr>
              <w:pStyle w:val="Compact"/>
              <w:spacing w:before="36" w:after="36"/>
              <w:jc w:val="center"/>
              <w:rPr>
                <w:sz w:val="20"/>
                <w:szCs w:val="20"/>
                <w:lang w:eastAsia="ko-KR"/>
              </w:rPr>
            </w:pPr>
            <w:r>
              <w:rPr>
                <w:sz w:val="20"/>
                <w:szCs w:val="20"/>
                <w:lang w:eastAsia="ko-KR"/>
              </w:rPr>
              <w:t>1450</w:t>
            </w:r>
          </w:p>
        </w:tc>
        <w:tc>
          <w:tcPr>
            <w:tcW w:w="1006" w:type="dxa"/>
            <w:tcBorders/>
          </w:tcPr>
          <w:p>
            <w:pPr>
              <w:pStyle w:val="Compact"/>
              <w:spacing w:before="36" w:after="36"/>
              <w:jc w:val="center"/>
              <w:rPr>
                <w:sz w:val="20"/>
                <w:szCs w:val="20"/>
                <w:lang w:eastAsia="ko-KR"/>
              </w:rPr>
            </w:pPr>
            <w:r>
              <w:rPr>
                <w:sz w:val="20"/>
                <w:szCs w:val="20"/>
                <w:lang w:eastAsia="ko-KR"/>
              </w:rPr>
              <w:t>Horsens</w:t>
            </w:r>
          </w:p>
        </w:tc>
        <w:tc>
          <w:tcPr>
            <w:tcW w:w="1628" w:type="dxa"/>
            <w:tcBorders/>
          </w:tcPr>
          <w:p>
            <w:pPr>
              <w:pStyle w:val="Compact"/>
              <w:spacing w:before="36" w:after="36"/>
              <w:jc w:val="center"/>
              <w:rPr>
                <w:sz w:val="20"/>
                <w:szCs w:val="20"/>
                <w:lang w:eastAsia="ko-KR"/>
              </w:rPr>
            </w:pPr>
            <w:r>
              <w:rPr>
                <w:sz w:val="20"/>
                <w:szCs w:val="20"/>
                <w:lang w:eastAsia="ko-KR"/>
              </w:rPr>
              <w:t>Sejet</w:t>
            </w:r>
          </w:p>
        </w:tc>
        <w:tc>
          <w:tcPr>
            <w:tcW w:w="1481" w:type="dxa"/>
            <w:tcBorders/>
          </w:tcPr>
          <w:p>
            <w:pPr>
              <w:pStyle w:val="Compact"/>
              <w:spacing w:before="36" w:after="36"/>
              <w:jc w:val="center"/>
              <w:rPr>
                <w:sz w:val="20"/>
                <w:szCs w:val="20"/>
                <w:lang w:eastAsia="ko-KR"/>
              </w:rPr>
            </w:pPr>
            <w:r>
              <w:rPr>
                <w:sz w:val="20"/>
                <w:szCs w:val="20"/>
                <w:lang w:eastAsia="ko-KR"/>
              </w:rPr>
              <w:t>HOM 1046</w:t>
            </w:r>
          </w:p>
        </w:tc>
        <w:tc>
          <w:tcPr>
            <w:tcW w:w="439" w:type="dxa"/>
            <w:tcBorders/>
          </w:tcPr>
          <w:p>
            <w:pPr>
              <w:pStyle w:val="Compact"/>
              <w:spacing w:before="36" w:after="36"/>
              <w:jc w:val="center"/>
              <w:rPr>
                <w:sz w:val="20"/>
                <w:szCs w:val="20"/>
                <w:lang w:eastAsia="ko-KR"/>
              </w:rPr>
            </w:pPr>
            <w:r>
              <w:rPr>
                <w:sz w:val="20"/>
                <w:szCs w:val="20"/>
                <w:lang w:eastAsia="ko-KR"/>
              </w:rPr>
              <w:t>14</w:t>
            </w:r>
          </w:p>
        </w:tc>
        <w:tc>
          <w:tcPr>
            <w:tcW w:w="1412" w:type="dxa"/>
            <w:tcBorders/>
          </w:tcPr>
          <w:p>
            <w:pPr>
              <w:pStyle w:val="Compact"/>
              <w:spacing w:before="36" w:after="36"/>
              <w:jc w:val="center"/>
              <w:rPr>
                <w:sz w:val="20"/>
                <w:szCs w:val="20"/>
                <w:lang w:eastAsia="ko-KR"/>
              </w:rPr>
            </w:pPr>
            <w:r>
              <w:rPr>
                <w:sz w:val="20"/>
                <w:szCs w:val="20"/>
                <w:lang w:eastAsia="ko-KR"/>
              </w:rPr>
              <w:t>1</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1350</w:t>
            </w:r>
          </w:p>
        </w:tc>
        <w:tc>
          <w:tcPr>
            <w:tcW w:w="916" w:type="dxa"/>
            <w:tcBorders/>
          </w:tcPr>
          <w:p>
            <w:pPr>
              <w:pStyle w:val="Compact"/>
              <w:spacing w:before="36" w:after="36"/>
              <w:jc w:val="center"/>
              <w:rPr>
                <w:sz w:val="20"/>
                <w:szCs w:val="20"/>
                <w:lang w:eastAsia="ko-KR"/>
              </w:rPr>
            </w:pPr>
            <w:r>
              <w:rPr>
                <w:sz w:val="20"/>
                <w:szCs w:val="20"/>
                <w:lang w:eastAsia="ko-KR"/>
              </w:rPr>
              <w:t>1550</w:t>
            </w:r>
          </w:p>
        </w:tc>
        <w:tc>
          <w:tcPr>
            <w:tcW w:w="1006" w:type="dxa"/>
            <w:tcBorders/>
          </w:tcPr>
          <w:p>
            <w:pPr>
              <w:pStyle w:val="Compact"/>
              <w:spacing w:before="36" w:after="36"/>
              <w:jc w:val="center"/>
              <w:rPr>
                <w:sz w:val="20"/>
                <w:szCs w:val="20"/>
                <w:lang w:eastAsia="ko-KR"/>
              </w:rPr>
            </w:pPr>
            <w:r>
              <w:rPr>
                <w:sz w:val="20"/>
                <w:szCs w:val="20"/>
                <w:lang w:eastAsia="ko-KR"/>
              </w:rPr>
              <w:t>Ribe</w:t>
            </w:r>
          </w:p>
        </w:tc>
        <w:tc>
          <w:tcPr>
            <w:tcW w:w="1628" w:type="dxa"/>
            <w:tcBorders/>
          </w:tcPr>
          <w:p>
            <w:pPr>
              <w:pStyle w:val="Compact"/>
              <w:spacing w:before="36" w:after="36"/>
              <w:jc w:val="center"/>
              <w:rPr>
                <w:sz w:val="20"/>
                <w:szCs w:val="20"/>
                <w:lang w:eastAsia="ko-KR"/>
              </w:rPr>
            </w:pPr>
            <w:r>
              <w:rPr>
                <w:sz w:val="20"/>
                <w:szCs w:val="20"/>
                <w:lang w:eastAsia="ko-KR"/>
              </w:rPr>
              <w:t>Ribe Lindegärden</w:t>
            </w:r>
          </w:p>
        </w:tc>
        <w:tc>
          <w:tcPr>
            <w:tcW w:w="1481" w:type="dxa"/>
            <w:tcBorders/>
          </w:tcPr>
          <w:p>
            <w:pPr>
              <w:pStyle w:val="Compact"/>
              <w:spacing w:before="36" w:after="36"/>
              <w:jc w:val="center"/>
              <w:rPr>
                <w:sz w:val="20"/>
                <w:szCs w:val="20"/>
                <w:lang w:eastAsia="ko-KR"/>
              </w:rPr>
            </w:pPr>
            <w:r>
              <w:rPr>
                <w:sz w:val="20"/>
                <w:szCs w:val="20"/>
                <w:lang w:eastAsia="ko-KR"/>
              </w:rPr>
              <w:t>ASR 13II</w:t>
            </w:r>
          </w:p>
        </w:tc>
        <w:tc>
          <w:tcPr>
            <w:tcW w:w="439" w:type="dxa"/>
            <w:tcBorders/>
          </w:tcPr>
          <w:p>
            <w:pPr>
              <w:pStyle w:val="Compact"/>
              <w:spacing w:before="36" w:after="36"/>
              <w:jc w:val="center"/>
              <w:rPr>
                <w:sz w:val="20"/>
                <w:szCs w:val="20"/>
                <w:lang w:eastAsia="ko-KR"/>
              </w:rPr>
            </w:pPr>
            <w:r>
              <w:rPr>
                <w:sz w:val="20"/>
                <w:szCs w:val="20"/>
                <w:lang w:eastAsia="ko-KR"/>
              </w:rPr>
              <w:t>18</w:t>
            </w:r>
          </w:p>
        </w:tc>
        <w:tc>
          <w:tcPr>
            <w:tcW w:w="1412" w:type="dxa"/>
            <w:tcBorders/>
          </w:tcPr>
          <w:p>
            <w:pPr>
              <w:pStyle w:val="Compact"/>
              <w:spacing w:before="36" w:after="36"/>
              <w:jc w:val="center"/>
              <w:rPr>
                <w:sz w:val="20"/>
                <w:szCs w:val="20"/>
                <w:lang w:eastAsia="ko-KR"/>
              </w:rPr>
            </w:pPr>
            <w:r>
              <w:rPr>
                <w:sz w:val="20"/>
                <w:szCs w:val="20"/>
                <w:lang w:eastAsia="ko-KR"/>
              </w:rPr>
              <w:t>1</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1350</w:t>
            </w:r>
          </w:p>
        </w:tc>
        <w:tc>
          <w:tcPr>
            <w:tcW w:w="916" w:type="dxa"/>
            <w:tcBorders/>
          </w:tcPr>
          <w:p>
            <w:pPr>
              <w:pStyle w:val="Compact"/>
              <w:spacing w:before="36" w:after="36"/>
              <w:jc w:val="center"/>
              <w:rPr>
                <w:sz w:val="20"/>
                <w:szCs w:val="20"/>
                <w:lang w:eastAsia="ko-KR"/>
              </w:rPr>
            </w:pPr>
            <w:r>
              <w:rPr>
                <w:sz w:val="20"/>
                <w:szCs w:val="20"/>
                <w:lang w:eastAsia="ko-KR"/>
              </w:rPr>
              <w:t>1550</w:t>
            </w:r>
          </w:p>
        </w:tc>
        <w:tc>
          <w:tcPr>
            <w:tcW w:w="1006" w:type="dxa"/>
            <w:tcBorders/>
          </w:tcPr>
          <w:p>
            <w:pPr>
              <w:pStyle w:val="Compact"/>
              <w:spacing w:before="36" w:after="36"/>
              <w:jc w:val="center"/>
              <w:rPr>
                <w:sz w:val="20"/>
                <w:szCs w:val="20"/>
                <w:lang w:eastAsia="ko-KR"/>
              </w:rPr>
            </w:pPr>
            <w:r>
              <w:rPr>
                <w:sz w:val="20"/>
                <w:szCs w:val="20"/>
                <w:lang w:eastAsia="ko-KR"/>
              </w:rPr>
              <w:t>Ribe</w:t>
            </w:r>
          </w:p>
        </w:tc>
        <w:tc>
          <w:tcPr>
            <w:tcW w:w="1628" w:type="dxa"/>
            <w:tcBorders/>
          </w:tcPr>
          <w:p>
            <w:pPr>
              <w:pStyle w:val="Compact"/>
              <w:spacing w:before="36" w:after="36"/>
              <w:jc w:val="center"/>
              <w:rPr>
                <w:sz w:val="20"/>
                <w:szCs w:val="20"/>
                <w:lang w:eastAsia="ko-KR"/>
              </w:rPr>
            </w:pPr>
            <w:r>
              <w:rPr>
                <w:sz w:val="20"/>
                <w:szCs w:val="20"/>
                <w:lang w:eastAsia="ko-KR"/>
              </w:rPr>
              <w:t>Ribe Gräbrødre</w:t>
            </w:r>
          </w:p>
        </w:tc>
        <w:tc>
          <w:tcPr>
            <w:tcW w:w="1481" w:type="dxa"/>
            <w:tcBorders/>
          </w:tcPr>
          <w:p>
            <w:pPr>
              <w:pStyle w:val="Compact"/>
              <w:spacing w:before="36" w:after="36"/>
              <w:jc w:val="center"/>
              <w:rPr>
                <w:sz w:val="20"/>
                <w:szCs w:val="20"/>
                <w:lang w:eastAsia="ko-KR"/>
              </w:rPr>
            </w:pPr>
            <w:r>
              <w:rPr>
                <w:sz w:val="20"/>
                <w:szCs w:val="20"/>
                <w:lang w:eastAsia="ko-KR"/>
              </w:rPr>
              <w:t>ASR 1015</w:t>
            </w:r>
          </w:p>
        </w:tc>
        <w:tc>
          <w:tcPr>
            <w:tcW w:w="439" w:type="dxa"/>
            <w:tcBorders/>
          </w:tcPr>
          <w:p>
            <w:pPr>
              <w:pStyle w:val="Compact"/>
              <w:spacing w:before="36" w:after="36"/>
              <w:jc w:val="center"/>
              <w:rPr>
                <w:sz w:val="20"/>
                <w:szCs w:val="20"/>
                <w:lang w:eastAsia="ko-KR"/>
              </w:rPr>
            </w:pPr>
            <w:r>
              <w:rPr>
                <w:sz w:val="20"/>
                <w:szCs w:val="20"/>
                <w:lang w:eastAsia="ko-KR"/>
              </w:rPr>
              <w:t>42</w:t>
            </w:r>
          </w:p>
        </w:tc>
        <w:tc>
          <w:tcPr>
            <w:tcW w:w="1412" w:type="dxa"/>
            <w:tcBorders/>
          </w:tcPr>
          <w:p>
            <w:pPr>
              <w:pStyle w:val="Compact"/>
              <w:spacing w:before="36" w:after="36"/>
              <w:jc w:val="center"/>
              <w:rPr>
                <w:sz w:val="20"/>
                <w:szCs w:val="20"/>
                <w:lang w:eastAsia="ko-KR"/>
              </w:rPr>
            </w:pPr>
            <w:r>
              <w:rPr>
                <w:sz w:val="20"/>
                <w:szCs w:val="20"/>
                <w:lang w:eastAsia="ko-KR"/>
              </w:rPr>
              <w:t>5</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1350</w:t>
            </w:r>
          </w:p>
        </w:tc>
        <w:tc>
          <w:tcPr>
            <w:tcW w:w="916" w:type="dxa"/>
            <w:tcBorders/>
          </w:tcPr>
          <w:p>
            <w:pPr>
              <w:pStyle w:val="Compact"/>
              <w:spacing w:before="36" w:after="36"/>
              <w:jc w:val="center"/>
              <w:rPr>
                <w:sz w:val="20"/>
                <w:szCs w:val="20"/>
                <w:lang w:eastAsia="ko-KR"/>
              </w:rPr>
            </w:pPr>
            <w:r>
              <w:rPr>
                <w:sz w:val="20"/>
                <w:szCs w:val="20"/>
                <w:lang w:eastAsia="ko-KR"/>
              </w:rPr>
              <w:t>1550</w:t>
            </w:r>
          </w:p>
        </w:tc>
        <w:tc>
          <w:tcPr>
            <w:tcW w:w="1006" w:type="dxa"/>
            <w:tcBorders/>
          </w:tcPr>
          <w:p>
            <w:pPr>
              <w:pStyle w:val="Compact"/>
              <w:spacing w:before="36" w:after="36"/>
              <w:jc w:val="center"/>
              <w:rPr>
                <w:sz w:val="20"/>
                <w:szCs w:val="20"/>
                <w:lang w:eastAsia="ko-KR"/>
              </w:rPr>
            </w:pPr>
            <w:r>
              <w:rPr>
                <w:sz w:val="20"/>
                <w:szCs w:val="20"/>
                <w:lang w:eastAsia="ko-KR"/>
              </w:rPr>
              <w:t>Viborg</w:t>
            </w:r>
          </w:p>
        </w:tc>
        <w:tc>
          <w:tcPr>
            <w:tcW w:w="1628" w:type="dxa"/>
            <w:tcBorders/>
          </w:tcPr>
          <w:p>
            <w:pPr>
              <w:pStyle w:val="Compact"/>
              <w:spacing w:before="36" w:after="36"/>
              <w:jc w:val="center"/>
              <w:rPr>
                <w:sz w:val="20"/>
                <w:szCs w:val="20"/>
                <w:lang w:eastAsia="ko-KR"/>
              </w:rPr>
            </w:pPr>
            <w:r>
              <w:rPr>
                <w:sz w:val="20"/>
                <w:szCs w:val="20"/>
                <w:lang w:eastAsia="ko-KR"/>
              </w:rPr>
              <w:t>Faldborg</w:t>
            </w:r>
          </w:p>
        </w:tc>
        <w:tc>
          <w:tcPr>
            <w:tcW w:w="1481" w:type="dxa"/>
            <w:tcBorders/>
          </w:tcPr>
          <w:p>
            <w:pPr>
              <w:pStyle w:val="Compact"/>
              <w:spacing w:before="36" w:after="36"/>
              <w:jc w:val="center"/>
              <w:rPr>
                <w:sz w:val="20"/>
                <w:szCs w:val="20"/>
                <w:lang w:eastAsia="ko-KR"/>
              </w:rPr>
            </w:pPr>
            <w:r>
              <w:rPr>
                <w:sz w:val="20"/>
                <w:szCs w:val="20"/>
                <w:lang w:eastAsia="ko-KR"/>
              </w:rPr>
              <w:t>VSM 29F</w:t>
            </w:r>
          </w:p>
        </w:tc>
        <w:tc>
          <w:tcPr>
            <w:tcW w:w="439" w:type="dxa"/>
            <w:tcBorders/>
          </w:tcPr>
          <w:p>
            <w:pPr>
              <w:pStyle w:val="Compact"/>
              <w:spacing w:before="36" w:after="36"/>
              <w:jc w:val="center"/>
              <w:rPr>
                <w:sz w:val="20"/>
                <w:szCs w:val="20"/>
                <w:lang w:eastAsia="ko-KR"/>
              </w:rPr>
            </w:pPr>
            <w:r>
              <w:rPr>
                <w:sz w:val="20"/>
                <w:szCs w:val="20"/>
                <w:lang w:eastAsia="ko-KR"/>
              </w:rPr>
              <w:t>13</w:t>
            </w:r>
          </w:p>
        </w:tc>
        <w:tc>
          <w:tcPr>
            <w:tcW w:w="1412" w:type="dxa"/>
            <w:tcBorders/>
          </w:tcPr>
          <w:p>
            <w:pPr>
              <w:pStyle w:val="Compact"/>
              <w:spacing w:before="36" w:after="36"/>
              <w:jc w:val="center"/>
              <w:rPr>
                <w:sz w:val="20"/>
                <w:szCs w:val="20"/>
                <w:lang w:eastAsia="ko-KR"/>
              </w:rPr>
            </w:pPr>
            <w:r>
              <w:rPr>
                <w:sz w:val="20"/>
                <w:szCs w:val="20"/>
                <w:lang w:eastAsia="ko-KR"/>
              </w:rPr>
              <w:t>2</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1350</w:t>
            </w:r>
          </w:p>
        </w:tc>
        <w:tc>
          <w:tcPr>
            <w:tcW w:w="916" w:type="dxa"/>
            <w:tcBorders/>
          </w:tcPr>
          <w:p>
            <w:pPr>
              <w:pStyle w:val="Compact"/>
              <w:spacing w:before="36" w:after="36"/>
              <w:jc w:val="center"/>
              <w:rPr>
                <w:sz w:val="20"/>
                <w:szCs w:val="20"/>
                <w:lang w:eastAsia="ko-KR"/>
              </w:rPr>
            </w:pPr>
            <w:r>
              <w:rPr>
                <w:sz w:val="20"/>
                <w:szCs w:val="20"/>
                <w:lang w:eastAsia="ko-KR"/>
              </w:rPr>
              <w:t>1550</w:t>
            </w:r>
          </w:p>
        </w:tc>
        <w:tc>
          <w:tcPr>
            <w:tcW w:w="1006" w:type="dxa"/>
            <w:tcBorders/>
          </w:tcPr>
          <w:p>
            <w:pPr>
              <w:pStyle w:val="Compact"/>
              <w:spacing w:before="36" w:after="36"/>
              <w:jc w:val="center"/>
              <w:rPr>
                <w:sz w:val="20"/>
                <w:szCs w:val="20"/>
                <w:lang w:eastAsia="ko-KR"/>
              </w:rPr>
            </w:pPr>
            <w:r>
              <w:rPr>
                <w:sz w:val="20"/>
                <w:szCs w:val="20"/>
                <w:lang w:eastAsia="ko-KR"/>
              </w:rPr>
              <w:t>Viborg</w:t>
            </w:r>
          </w:p>
        </w:tc>
        <w:tc>
          <w:tcPr>
            <w:tcW w:w="1628" w:type="dxa"/>
            <w:tcBorders/>
          </w:tcPr>
          <w:p>
            <w:pPr>
              <w:pStyle w:val="Compact"/>
              <w:spacing w:before="36" w:after="36"/>
              <w:jc w:val="center"/>
              <w:rPr>
                <w:sz w:val="20"/>
                <w:szCs w:val="20"/>
                <w:lang w:eastAsia="ko-KR"/>
              </w:rPr>
            </w:pPr>
            <w:r>
              <w:rPr>
                <w:sz w:val="20"/>
                <w:szCs w:val="20"/>
                <w:lang w:eastAsia="ko-KR"/>
              </w:rPr>
              <w:t>Sct. Mathias</w:t>
            </w:r>
          </w:p>
        </w:tc>
        <w:tc>
          <w:tcPr>
            <w:tcW w:w="1481" w:type="dxa"/>
            <w:tcBorders/>
          </w:tcPr>
          <w:p>
            <w:pPr>
              <w:pStyle w:val="Compact"/>
              <w:spacing w:before="36" w:after="36"/>
              <w:jc w:val="center"/>
              <w:rPr>
                <w:sz w:val="20"/>
                <w:szCs w:val="20"/>
                <w:lang w:eastAsia="ko-KR"/>
              </w:rPr>
            </w:pPr>
            <w:r>
              <w:rPr>
                <w:sz w:val="20"/>
                <w:szCs w:val="20"/>
                <w:lang w:eastAsia="ko-KR"/>
              </w:rPr>
              <w:t>VSM 855F/906F</w:t>
            </w:r>
          </w:p>
        </w:tc>
        <w:tc>
          <w:tcPr>
            <w:tcW w:w="439" w:type="dxa"/>
            <w:tcBorders/>
          </w:tcPr>
          <w:p>
            <w:pPr>
              <w:pStyle w:val="Compact"/>
              <w:spacing w:before="36" w:after="36"/>
              <w:jc w:val="center"/>
              <w:rPr>
                <w:sz w:val="20"/>
                <w:szCs w:val="20"/>
                <w:lang w:eastAsia="ko-KR"/>
              </w:rPr>
            </w:pPr>
            <w:r>
              <w:rPr>
                <w:sz w:val="20"/>
                <w:szCs w:val="20"/>
                <w:lang w:eastAsia="ko-KR"/>
              </w:rPr>
              <w:t>2</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1350</w:t>
            </w:r>
          </w:p>
        </w:tc>
        <w:tc>
          <w:tcPr>
            <w:tcW w:w="916" w:type="dxa"/>
            <w:tcBorders/>
          </w:tcPr>
          <w:p>
            <w:pPr>
              <w:pStyle w:val="Compact"/>
              <w:spacing w:before="36" w:after="36"/>
              <w:jc w:val="center"/>
              <w:rPr>
                <w:sz w:val="20"/>
                <w:szCs w:val="20"/>
                <w:lang w:eastAsia="ko-KR"/>
              </w:rPr>
            </w:pPr>
            <w:r>
              <w:rPr>
                <w:sz w:val="20"/>
                <w:szCs w:val="20"/>
                <w:lang w:eastAsia="ko-KR"/>
              </w:rPr>
              <w:t>1550</w:t>
            </w:r>
          </w:p>
        </w:tc>
        <w:tc>
          <w:tcPr>
            <w:tcW w:w="1006" w:type="dxa"/>
            <w:tcBorders/>
          </w:tcPr>
          <w:p>
            <w:pPr>
              <w:pStyle w:val="Compact"/>
              <w:spacing w:before="36" w:after="36"/>
              <w:jc w:val="center"/>
              <w:rPr>
                <w:sz w:val="20"/>
                <w:szCs w:val="20"/>
                <w:lang w:eastAsia="ko-KR"/>
              </w:rPr>
            </w:pPr>
            <w:r>
              <w:rPr>
                <w:sz w:val="20"/>
                <w:szCs w:val="20"/>
                <w:lang w:eastAsia="ko-KR"/>
              </w:rPr>
              <w:t>Viborg</w:t>
            </w:r>
          </w:p>
        </w:tc>
        <w:tc>
          <w:tcPr>
            <w:tcW w:w="1628" w:type="dxa"/>
            <w:tcBorders/>
          </w:tcPr>
          <w:p>
            <w:pPr>
              <w:pStyle w:val="Compact"/>
              <w:spacing w:before="36" w:after="36"/>
              <w:jc w:val="center"/>
              <w:rPr>
                <w:sz w:val="20"/>
                <w:szCs w:val="20"/>
                <w:lang w:eastAsia="ko-KR"/>
              </w:rPr>
            </w:pPr>
            <w:r>
              <w:rPr>
                <w:sz w:val="20"/>
                <w:szCs w:val="20"/>
                <w:lang w:eastAsia="ko-KR"/>
              </w:rPr>
              <w:t>Sct. Michael</w:t>
            </w:r>
          </w:p>
        </w:tc>
        <w:tc>
          <w:tcPr>
            <w:tcW w:w="1481" w:type="dxa"/>
            <w:tcBorders/>
          </w:tcPr>
          <w:p>
            <w:pPr>
              <w:pStyle w:val="Compact"/>
              <w:spacing w:before="36" w:after="36"/>
              <w:jc w:val="center"/>
              <w:rPr>
                <w:sz w:val="20"/>
                <w:szCs w:val="20"/>
                <w:lang w:eastAsia="ko-KR"/>
              </w:rPr>
            </w:pPr>
            <w:r>
              <w:rPr>
                <w:sz w:val="20"/>
                <w:szCs w:val="20"/>
                <w:lang w:eastAsia="ko-KR"/>
              </w:rPr>
              <w:t>JAH 1-77</w:t>
            </w:r>
          </w:p>
        </w:tc>
        <w:tc>
          <w:tcPr>
            <w:tcW w:w="439" w:type="dxa"/>
            <w:tcBorders/>
          </w:tcPr>
          <w:p>
            <w:pPr>
              <w:pStyle w:val="Compact"/>
              <w:spacing w:before="36" w:after="36"/>
              <w:jc w:val="center"/>
              <w:rPr>
                <w:sz w:val="20"/>
                <w:szCs w:val="20"/>
                <w:lang w:eastAsia="ko-KR"/>
              </w:rPr>
            </w:pPr>
            <w:r>
              <w:rPr>
                <w:sz w:val="20"/>
                <w:szCs w:val="20"/>
                <w:lang w:eastAsia="ko-KR"/>
              </w:rPr>
              <w:t>4</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Compact"/>
              <w:spacing w:before="36" w:after="36"/>
              <w:jc w:val="center"/>
              <w:rPr>
                <w:sz w:val="20"/>
                <w:szCs w:val="20"/>
                <w:lang w:eastAsia="ko-KR"/>
              </w:rPr>
            </w:pPr>
            <w:r>
              <w:rPr>
                <w:sz w:val="20"/>
                <w:szCs w:val="20"/>
                <w:lang w:eastAsia="ko-KR"/>
              </w:rPr>
              <w:t>Early Modern</w:t>
            </w:r>
          </w:p>
        </w:tc>
        <w:tc>
          <w:tcPr>
            <w:tcW w:w="968" w:type="dxa"/>
            <w:tcBorders/>
          </w:tcPr>
          <w:p>
            <w:pPr>
              <w:pStyle w:val="Compact"/>
              <w:spacing w:before="36" w:after="36"/>
              <w:jc w:val="center"/>
              <w:rPr>
                <w:sz w:val="20"/>
                <w:szCs w:val="20"/>
                <w:lang w:eastAsia="ko-KR"/>
              </w:rPr>
            </w:pPr>
            <w:r>
              <w:rPr>
                <w:sz w:val="20"/>
                <w:szCs w:val="20"/>
                <w:lang w:eastAsia="ko-KR"/>
              </w:rPr>
              <w:t>1600</w:t>
            </w:r>
          </w:p>
        </w:tc>
        <w:tc>
          <w:tcPr>
            <w:tcW w:w="916" w:type="dxa"/>
            <w:tcBorders/>
          </w:tcPr>
          <w:p>
            <w:pPr>
              <w:pStyle w:val="Compact"/>
              <w:spacing w:before="36" w:after="36"/>
              <w:jc w:val="center"/>
              <w:rPr>
                <w:sz w:val="20"/>
                <w:szCs w:val="20"/>
                <w:lang w:eastAsia="ko-KR"/>
              </w:rPr>
            </w:pPr>
            <w:r>
              <w:rPr>
                <w:sz w:val="20"/>
                <w:szCs w:val="20"/>
                <w:lang w:eastAsia="ko-KR"/>
              </w:rPr>
              <w:t>1800</w:t>
            </w:r>
          </w:p>
        </w:tc>
        <w:tc>
          <w:tcPr>
            <w:tcW w:w="1006" w:type="dxa"/>
            <w:tcBorders/>
          </w:tcPr>
          <w:p>
            <w:pPr>
              <w:pStyle w:val="Compact"/>
              <w:spacing w:before="36" w:after="36"/>
              <w:jc w:val="center"/>
              <w:rPr>
                <w:sz w:val="20"/>
                <w:szCs w:val="20"/>
                <w:lang w:eastAsia="ko-KR"/>
              </w:rPr>
            </w:pPr>
            <w:r>
              <w:rPr>
                <w:sz w:val="20"/>
                <w:szCs w:val="20"/>
                <w:lang w:eastAsia="ko-KR"/>
              </w:rPr>
              <w:t>Horsens</w:t>
            </w:r>
          </w:p>
        </w:tc>
        <w:tc>
          <w:tcPr>
            <w:tcW w:w="1628" w:type="dxa"/>
            <w:tcBorders/>
          </w:tcPr>
          <w:p>
            <w:pPr>
              <w:pStyle w:val="Compact"/>
              <w:spacing w:before="36" w:after="36"/>
              <w:jc w:val="center"/>
              <w:rPr>
                <w:sz w:val="20"/>
                <w:szCs w:val="20"/>
                <w:lang w:eastAsia="ko-KR"/>
              </w:rPr>
            </w:pPr>
            <w:r>
              <w:rPr>
                <w:sz w:val="20"/>
                <w:szCs w:val="20"/>
                <w:lang w:eastAsia="ko-KR"/>
              </w:rPr>
              <w:t>Klosterkirken</w:t>
            </w:r>
          </w:p>
        </w:tc>
        <w:tc>
          <w:tcPr>
            <w:tcW w:w="1481" w:type="dxa"/>
            <w:tcBorders/>
          </w:tcPr>
          <w:p>
            <w:pPr>
              <w:pStyle w:val="Compact"/>
              <w:spacing w:before="36" w:after="36"/>
              <w:jc w:val="center"/>
              <w:rPr>
                <w:sz w:val="20"/>
                <w:szCs w:val="20"/>
                <w:lang w:eastAsia="ko-KR"/>
              </w:rPr>
            </w:pPr>
            <w:r>
              <w:rPr>
                <w:sz w:val="20"/>
                <w:szCs w:val="20"/>
                <w:lang w:eastAsia="ko-KR"/>
              </w:rPr>
              <w:t>HOM 1272</w:t>
            </w:r>
          </w:p>
        </w:tc>
        <w:tc>
          <w:tcPr>
            <w:tcW w:w="439" w:type="dxa"/>
            <w:tcBorders/>
          </w:tcPr>
          <w:p>
            <w:pPr>
              <w:pStyle w:val="Compact"/>
              <w:spacing w:before="36" w:after="36"/>
              <w:jc w:val="center"/>
              <w:rPr>
                <w:sz w:val="20"/>
                <w:szCs w:val="20"/>
                <w:lang w:eastAsia="ko-KR"/>
              </w:rPr>
            </w:pPr>
            <w:r>
              <w:rPr>
                <w:sz w:val="20"/>
                <w:szCs w:val="20"/>
                <w:lang w:eastAsia="ko-KR"/>
              </w:rPr>
              <w:t>50</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Normal"/>
              <w:spacing w:before="240" w:after="240"/>
              <w:rPr>
                <w:rFonts w:ascii="Arial" w:hAnsi="Arial"/>
                <w:sz w:val="20"/>
                <w:szCs w:val="20"/>
                <w:lang w:eastAsia="ko-KR"/>
              </w:rPr>
            </w:pPr>
            <w:r>
              <w:rPr>
                <w:sz w:val="20"/>
                <w:szCs w:val="20"/>
                <w:lang w:eastAsia="ko-KR"/>
              </w:rPr>
            </w:r>
          </w:p>
        </w:tc>
        <w:tc>
          <w:tcPr>
            <w:tcW w:w="916" w:type="dxa"/>
            <w:tcBorders/>
          </w:tcPr>
          <w:p>
            <w:pPr>
              <w:pStyle w:val="Normal"/>
              <w:spacing w:before="240" w:after="240"/>
              <w:rPr>
                <w:rFonts w:ascii="Arial" w:hAnsi="Arial"/>
                <w:sz w:val="20"/>
                <w:szCs w:val="20"/>
                <w:lang w:eastAsia="ko-KR"/>
              </w:rPr>
            </w:pPr>
            <w:r>
              <w:rPr>
                <w:sz w:val="20"/>
                <w:szCs w:val="20"/>
                <w:lang w:eastAsia="ko-KR"/>
              </w:rPr>
            </w:r>
          </w:p>
        </w:tc>
        <w:tc>
          <w:tcPr>
            <w:tcW w:w="1006" w:type="dxa"/>
            <w:tcBorders/>
          </w:tcPr>
          <w:p>
            <w:pPr>
              <w:pStyle w:val="Normal"/>
              <w:spacing w:before="240" w:after="240"/>
              <w:rPr>
                <w:rFonts w:ascii="Arial" w:hAnsi="Arial"/>
                <w:sz w:val="20"/>
                <w:szCs w:val="20"/>
                <w:lang w:eastAsia="ko-KR"/>
              </w:rPr>
            </w:pPr>
            <w:r>
              <w:rPr>
                <w:sz w:val="20"/>
                <w:szCs w:val="20"/>
                <w:lang w:eastAsia="ko-KR"/>
              </w:rPr>
            </w:r>
          </w:p>
        </w:tc>
        <w:tc>
          <w:tcPr>
            <w:tcW w:w="1628" w:type="dxa"/>
            <w:tcBorders/>
          </w:tcPr>
          <w:p>
            <w:pPr>
              <w:pStyle w:val="Normal"/>
              <w:spacing w:before="240" w:after="240"/>
              <w:rPr>
                <w:rFonts w:ascii="Arial" w:hAnsi="Arial"/>
                <w:sz w:val="20"/>
                <w:szCs w:val="20"/>
                <w:lang w:eastAsia="ko-KR"/>
              </w:rPr>
            </w:pPr>
            <w:r>
              <w:rPr>
                <w:sz w:val="20"/>
                <w:szCs w:val="20"/>
                <w:lang w:eastAsia="ko-KR"/>
              </w:rPr>
            </w:r>
          </w:p>
        </w:tc>
        <w:tc>
          <w:tcPr>
            <w:tcW w:w="1481" w:type="dxa"/>
            <w:tcBorders/>
          </w:tcPr>
          <w:p>
            <w:pPr>
              <w:pStyle w:val="Normal"/>
              <w:spacing w:before="240" w:after="240"/>
              <w:rPr>
                <w:rFonts w:ascii="Arial" w:hAnsi="Arial"/>
                <w:sz w:val="20"/>
                <w:szCs w:val="20"/>
                <w:lang w:eastAsia="ko-KR"/>
              </w:rPr>
            </w:pPr>
            <w:r>
              <w:rPr>
                <w:sz w:val="20"/>
                <w:szCs w:val="20"/>
                <w:lang w:eastAsia="ko-KR"/>
              </w:rPr>
            </w:r>
          </w:p>
        </w:tc>
        <w:tc>
          <w:tcPr>
            <w:tcW w:w="439" w:type="dxa"/>
            <w:tcBorders/>
          </w:tcPr>
          <w:p>
            <w:pPr>
              <w:pStyle w:val="Normal"/>
              <w:spacing w:before="240" w:after="240"/>
              <w:rPr>
                <w:rFonts w:ascii="Arial" w:hAnsi="Arial"/>
                <w:sz w:val="20"/>
                <w:szCs w:val="20"/>
                <w:lang w:eastAsia="ko-KR"/>
              </w:rPr>
            </w:pPr>
            <w:r>
              <w:rPr>
                <w:sz w:val="20"/>
                <w:szCs w:val="20"/>
                <w:lang w:eastAsia="ko-KR"/>
              </w:rPr>
            </w:r>
          </w:p>
        </w:tc>
        <w:tc>
          <w:tcPr>
            <w:tcW w:w="1412" w:type="dxa"/>
            <w:tcBorders/>
          </w:tcPr>
          <w:p>
            <w:pPr>
              <w:pStyle w:val="Normal"/>
              <w:spacing w:before="240" w:after="240"/>
              <w:rPr>
                <w:rFonts w:ascii="Arial" w:hAnsi="Arial"/>
                <w:sz w:val="20"/>
                <w:szCs w:val="20"/>
                <w:lang w:eastAsia="ko-KR"/>
              </w:rPr>
            </w:pPr>
            <w:r>
              <w:rPr>
                <w:sz w:val="20"/>
                <w:szCs w:val="20"/>
                <w:lang w:eastAsia="ko-KR"/>
              </w:rPr>
            </w:r>
          </w:p>
        </w:tc>
      </w:tr>
      <w:tr>
        <w:trPr/>
        <w:tc>
          <w:tcPr>
            <w:tcW w:w="1499" w:type="dxa"/>
            <w:tcBorders/>
          </w:tcPr>
          <w:p>
            <w:pPr>
              <w:pStyle w:val="Compact"/>
              <w:spacing w:before="36" w:after="36"/>
              <w:jc w:val="center"/>
              <w:rPr>
                <w:sz w:val="20"/>
                <w:szCs w:val="20"/>
                <w:lang w:eastAsia="ko-KR"/>
              </w:rPr>
            </w:pPr>
            <w:r>
              <w:rPr>
                <w:sz w:val="20"/>
                <w:szCs w:val="20"/>
                <w:lang w:eastAsia="ko-KR"/>
              </w:rPr>
              <w:t>No Skeletal Dates</w:t>
            </w:r>
          </w:p>
        </w:tc>
        <w:tc>
          <w:tcPr>
            <w:tcW w:w="968" w:type="dxa"/>
            <w:tcBorders/>
          </w:tcPr>
          <w:p>
            <w:pPr>
              <w:pStyle w:val="Compact"/>
              <w:spacing w:before="36" w:after="36"/>
              <w:jc w:val="center"/>
              <w:rPr>
                <w:sz w:val="20"/>
                <w:szCs w:val="20"/>
                <w:lang w:eastAsia="ko-KR"/>
              </w:rPr>
            </w:pPr>
            <w:r>
              <w:rPr>
                <w:sz w:val="20"/>
                <w:szCs w:val="20"/>
                <w:lang w:eastAsia="ko-KR"/>
              </w:rPr>
              <w:t>900</w:t>
            </w:r>
          </w:p>
        </w:tc>
        <w:tc>
          <w:tcPr>
            <w:tcW w:w="916" w:type="dxa"/>
            <w:tcBorders/>
          </w:tcPr>
          <w:p>
            <w:pPr>
              <w:pStyle w:val="Compact"/>
              <w:spacing w:before="36" w:after="36"/>
              <w:jc w:val="center"/>
              <w:rPr>
                <w:sz w:val="20"/>
                <w:szCs w:val="20"/>
                <w:lang w:eastAsia="ko-KR"/>
              </w:rPr>
            </w:pPr>
            <w:r>
              <w:rPr>
                <w:sz w:val="20"/>
                <w:szCs w:val="20"/>
                <w:lang w:eastAsia="ko-KR"/>
              </w:rPr>
              <w:t>1000</w:t>
            </w:r>
          </w:p>
        </w:tc>
        <w:tc>
          <w:tcPr>
            <w:tcW w:w="1006" w:type="dxa"/>
            <w:tcBorders/>
          </w:tcPr>
          <w:p>
            <w:pPr>
              <w:pStyle w:val="Compact"/>
              <w:spacing w:before="36" w:after="36"/>
              <w:jc w:val="center"/>
              <w:rPr>
                <w:sz w:val="20"/>
                <w:szCs w:val="20"/>
                <w:lang w:eastAsia="ko-KR"/>
              </w:rPr>
            </w:pPr>
            <w:r>
              <w:rPr>
                <w:sz w:val="20"/>
                <w:szCs w:val="20"/>
                <w:lang w:eastAsia="ko-KR"/>
              </w:rPr>
              <w:t>Ribe</w:t>
            </w:r>
          </w:p>
        </w:tc>
        <w:tc>
          <w:tcPr>
            <w:tcW w:w="1628" w:type="dxa"/>
            <w:tcBorders/>
          </w:tcPr>
          <w:p>
            <w:pPr>
              <w:pStyle w:val="Compact"/>
              <w:spacing w:before="36" w:after="36"/>
              <w:jc w:val="center"/>
              <w:rPr>
                <w:sz w:val="20"/>
                <w:szCs w:val="20"/>
                <w:lang w:eastAsia="ko-KR"/>
              </w:rPr>
            </w:pPr>
            <w:r>
              <w:rPr>
                <w:sz w:val="20"/>
                <w:szCs w:val="20"/>
                <w:lang w:eastAsia="ko-KR"/>
              </w:rPr>
              <w:t>Ribe Lindegärden</w:t>
            </w:r>
          </w:p>
        </w:tc>
        <w:tc>
          <w:tcPr>
            <w:tcW w:w="1481" w:type="dxa"/>
            <w:tcBorders/>
          </w:tcPr>
          <w:p>
            <w:pPr>
              <w:pStyle w:val="Compact"/>
              <w:spacing w:before="36" w:after="36"/>
              <w:jc w:val="center"/>
              <w:rPr>
                <w:sz w:val="20"/>
                <w:szCs w:val="20"/>
                <w:lang w:eastAsia="ko-KR"/>
              </w:rPr>
            </w:pPr>
            <w:r>
              <w:rPr>
                <w:sz w:val="20"/>
                <w:szCs w:val="20"/>
                <w:lang w:eastAsia="ko-KR"/>
              </w:rPr>
              <w:t>ASR 2391</w:t>
            </w:r>
          </w:p>
        </w:tc>
        <w:tc>
          <w:tcPr>
            <w:tcW w:w="439" w:type="dxa"/>
            <w:tcBorders/>
          </w:tcPr>
          <w:p>
            <w:pPr>
              <w:pStyle w:val="Compact"/>
              <w:spacing w:before="36" w:after="36"/>
              <w:jc w:val="center"/>
              <w:rPr>
                <w:sz w:val="20"/>
                <w:szCs w:val="20"/>
                <w:lang w:eastAsia="ko-KR"/>
              </w:rPr>
            </w:pPr>
            <w:r>
              <w:rPr>
                <w:sz w:val="20"/>
                <w:szCs w:val="20"/>
                <w:lang w:eastAsia="ko-KR"/>
              </w:rPr>
              <w:t>1</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1050</w:t>
            </w:r>
          </w:p>
        </w:tc>
        <w:tc>
          <w:tcPr>
            <w:tcW w:w="916" w:type="dxa"/>
            <w:tcBorders/>
          </w:tcPr>
          <w:p>
            <w:pPr>
              <w:pStyle w:val="Compact"/>
              <w:spacing w:before="36" w:after="36"/>
              <w:jc w:val="center"/>
              <w:rPr>
                <w:sz w:val="20"/>
                <w:szCs w:val="20"/>
                <w:lang w:eastAsia="ko-KR"/>
              </w:rPr>
            </w:pPr>
            <w:r>
              <w:rPr>
                <w:sz w:val="20"/>
                <w:szCs w:val="20"/>
                <w:lang w:eastAsia="ko-KR"/>
              </w:rPr>
              <w:t>1250</w:t>
            </w:r>
          </w:p>
        </w:tc>
        <w:tc>
          <w:tcPr>
            <w:tcW w:w="1006" w:type="dxa"/>
            <w:tcBorders/>
          </w:tcPr>
          <w:p>
            <w:pPr>
              <w:pStyle w:val="Compact"/>
              <w:spacing w:before="36" w:after="36"/>
              <w:jc w:val="center"/>
              <w:rPr>
                <w:sz w:val="20"/>
                <w:szCs w:val="20"/>
                <w:lang w:eastAsia="ko-KR"/>
              </w:rPr>
            </w:pPr>
            <w:r>
              <w:rPr>
                <w:sz w:val="20"/>
                <w:szCs w:val="20"/>
                <w:lang w:eastAsia="ko-KR"/>
              </w:rPr>
              <w:t>Viby</w:t>
            </w:r>
          </w:p>
        </w:tc>
        <w:tc>
          <w:tcPr>
            <w:tcW w:w="1628" w:type="dxa"/>
            <w:tcBorders/>
          </w:tcPr>
          <w:p>
            <w:pPr>
              <w:pStyle w:val="Compact"/>
              <w:spacing w:before="36" w:after="36"/>
              <w:jc w:val="center"/>
              <w:rPr>
                <w:sz w:val="20"/>
                <w:szCs w:val="20"/>
                <w:lang w:eastAsia="ko-KR"/>
              </w:rPr>
            </w:pPr>
            <w:r>
              <w:rPr>
                <w:sz w:val="20"/>
                <w:szCs w:val="20"/>
                <w:lang w:eastAsia="ko-KR"/>
              </w:rPr>
              <w:t>Nordby</w:t>
            </w:r>
          </w:p>
        </w:tc>
        <w:tc>
          <w:tcPr>
            <w:tcW w:w="1481" w:type="dxa"/>
            <w:tcBorders/>
          </w:tcPr>
          <w:p>
            <w:pPr>
              <w:pStyle w:val="Compact"/>
              <w:spacing w:before="36" w:after="36"/>
              <w:jc w:val="center"/>
              <w:rPr>
                <w:sz w:val="20"/>
                <w:szCs w:val="20"/>
                <w:lang w:eastAsia="ko-KR"/>
              </w:rPr>
            </w:pPr>
            <w:r>
              <w:rPr>
                <w:sz w:val="20"/>
                <w:szCs w:val="20"/>
                <w:lang w:eastAsia="ko-KR"/>
              </w:rPr>
              <w:t>FHM 3970</w:t>
            </w:r>
          </w:p>
        </w:tc>
        <w:tc>
          <w:tcPr>
            <w:tcW w:w="439" w:type="dxa"/>
            <w:tcBorders/>
          </w:tcPr>
          <w:p>
            <w:pPr>
              <w:pStyle w:val="Compact"/>
              <w:spacing w:before="36" w:after="36"/>
              <w:jc w:val="center"/>
              <w:rPr>
                <w:sz w:val="20"/>
                <w:szCs w:val="20"/>
                <w:lang w:eastAsia="ko-KR"/>
              </w:rPr>
            </w:pPr>
            <w:r>
              <w:rPr>
                <w:sz w:val="20"/>
                <w:szCs w:val="20"/>
                <w:lang w:eastAsia="ko-KR"/>
              </w:rPr>
              <w:t>1</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1100</w:t>
            </w:r>
          </w:p>
        </w:tc>
        <w:tc>
          <w:tcPr>
            <w:tcW w:w="916" w:type="dxa"/>
            <w:tcBorders/>
          </w:tcPr>
          <w:p>
            <w:pPr>
              <w:pStyle w:val="Compact"/>
              <w:spacing w:before="36" w:after="36"/>
              <w:jc w:val="center"/>
              <w:rPr>
                <w:sz w:val="20"/>
                <w:szCs w:val="20"/>
                <w:lang w:eastAsia="ko-KR"/>
              </w:rPr>
            </w:pPr>
            <w:r>
              <w:rPr>
                <w:sz w:val="20"/>
                <w:szCs w:val="20"/>
                <w:lang w:eastAsia="ko-KR"/>
              </w:rPr>
              <w:t>1500</w:t>
            </w:r>
          </w:p>
        </w:tc>
        <w:tc>
          <w:tcPr>
            <w:tcW w:w="1006" w:type="dxa"/>
            <w:tcBorders/>
          </w:tcPr>
          <w:p>
            <w:pPr>
              <w:pStyle w:val="Compact"/>
              <w:spacing w:before="36" w:after="36"/>
              <w:jc w:val="center"/>
              <w:rPr>
                <w:sz w:val="20"/>
                <w:szCs w:val="20"/>
                <w:lang w:eastAsia="ko-KR"/>
              </w:rPr>
            </w:pPr>
            <w:r>
              <w:rPr>
                <w:sz w:val="20"/>
                <w:szCs w:val="20"/>
                <w:lang w:eastAsia="ko-KR"/>
              </w:rPr>
              <w:t>Horsens</w:t>
            </w:r>
          </w:p>
        </w:tc>
        <w:tc>
          <w:tcPr>
            <w:tcW w:w="1628" w:type="dxa"/>
            <w:tcBorders/>
          </w:tcPr>
          <w:p>
            <w:pPr>
              <w:pStyle w:val="Compact"/>
              <w:spacing w:before="36" w:after="36"/>
              <w:jc w:val="center"/>
              <w:rPr>
                <w:sz w:val="20"/>
                <w:szCs w:val="20"/>
                <w:lang w:eastAsia="ko-KR"/>
              </w:rPr>
            </w:pPr>
            <w:r>
              <w:rPr>
                <w:sz w:val="20"/>
                <w:szCs w:val="20"/>
                <w:lang w:eastAsia="ko-KR"/>
              </w:rPr>
              <w:t>Ole Wormsgade</w:t>
            </w:r>
          </w:p>
        </w:tc>
        <w:tc>
          <w:tcPr>
            <w:tcW w:w="1481" w:type="dxa"/>
            <w:tcBorders/>
          </w:tcPr>
          <w:p>
            <w:pPr>
              <w:pStyle w:val="Compact"/>
              <w:spacing w:before="36" w:after="36"/>
              <w:jc w:val="center"/>
              <w:rPr>
                <w:sz w:val="20"/>
                <w:szCs w:val="20"/>
                <w:lang w:eastAsia="ko-KR"/>
              </w:rPr>
            </w:pPr>
            <w:r>
              <w:rPr>
                <w:sz w:val="20"/>
                <w:szCs w:val="20"/>
                <w:lang w:eastAsia="ko-KR"/>
              </w:rPr>
              <w:t>HOM 1649</w:t>
            </w:r>
          </w:p>
        </w:tc>
        <w:tc>
          <w:tcPr>
            <w:tcW w:w="439" w:type="dxa"/>
            <w:tcBorders/>
          </w:tcPr>
          <w:p>
            <w:pPr>
              <w:pStyle w:val="Compact"/>
              <w:spacing w:before="36" w:after="36"/>
              <w:jc w:val="center"/>
              <w:rPr>
                <w:sz w:val="20"/>
                <w:szCs w:val="20"/>
                <w:lang w:eastAsia="ko-KR"/>
              </w:rPr>
            </w:pPr>
            <w:r>
              <w:rPr>
                <w:sz w:val="20"/>
                <w:szCs w:val="20"/>
                <w:lang w:eastAsia="ko-KR"/>
              </w:rPr>
              <w:t>10</w:t>
            </w:r>
          </w:p>
        </w:tc>
        <w:tc>
          <w:tcPr>
            <w:tcW w:w="1412" w:type="dxa"/>
            <w:tcBorders/>
          </w:tcPr>
          <w:p>
            <w:pPr>
              <w:pStyle w:val="Compact"/>
              <w:spacing w:before="36" w:after="36"/>
              <w:jc w:val="center"/>
              <w:rPr>
                <w:sz w:val="20"/>
                <w:szCs w:val="20"/>
                <w:lang w:eastAsia="ko-KR"/>
              </w:rPr>
            </w:pPr>
            <w:r>
              <w:rPr>
                <w:sz w:val="20"/>
                <w:szCs w:val="20"/>
                <w:lang w:eastAsia="ko-KR"/>
              </w:rPr>
              <w:t>2</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1150</w:t>
            </w:r>
          </w:p>
        </w:tc>
        <w:tc>
          <w:tcPr>
            <w:tcW w:w="916" w:type="dxa"/>
            <w:tcBorders/>
          </w:tcPr>
          <w:p>
            <w:pPr>
              <w:pStyle w:val="Compact"/>
              <w:spacing w:before="36" w:after="36"/>
              <w:jc w:val="center"/>
              <w:rPr>
                <w:sz w:val="20"/>
                <w:szCs w:val="20"/>
                <w:lang w:eastAsia="ko-KR"/>
              </w:rPr>
            </w:pPr>
            <w:r>
              <w:rPr>
                <w:sz w:val="20"/>
                <w:szCs w:val="20"/>
                <w:lang w:eastAsia="ko-KR"/>
              </w:rPr>
              <w:t>1350</w:t>
            </w:r>
          </w:p>
        </w:tc>
        <w:tc>
          <w:tcPr>
            <w:tcW w:w="1006" w:type="dxa"/>
            <w:tcBorders/>
          </w:tcPr>
          <w:p>
            <w:pPr>
              <w:pStyle w:val="Compact"/>
              <w:spacing w:before="36" w:after="36"/>
              <w:jc w:val="center"/>
              <w:rPr>
                <w:sz w:val="20"/>
                <w:szCs w:val="20"/>
                <w:lang w:eastAsia="ko-KR"/>
              </w:rPr>
            </w:pPr>
            <w:r>
              <w:rPr>
                <w:sz w:val="20"/>
                <w:szCs w:val="20"/>
                <w:lang w:eastAsia="ko-KR"/>
              </w:rPr>
              <w:t>Horsens</w:t>
            </w:r>
          </w:p>
        </w:tc>
        <w:tc>
          <w:tcPr>
            <w:tcW w:w="1628" w:type="dxa"/>
            <w:tcBorders/>
          </w:tcPr>
          <w:p>
            <w:pPr>
              <w:pStyle w:val="Compact"/>
              <w:spacing w:before="36" w:after="36"/>
              <w:jc w:val="center"/>
              <w:rPr>
                <w:sz w:val="20"/>
                <w:szCs w:val="20"/>
                <w:lang w:eastAsia="ko-KR"/>
              </w:rPr>
            </w:pPr>
            <w:r>
              <w:rPr>
                <w:sz w:val="20"/>
                <w:szCs w:val="20"/>
                <w:lang w:eastAsia="ko-KR"/>
              </w:rPr>
              <w:t>Tirup</w:t>
            </w:r>
          </w:p>
        </w:tc>
        <w:tc>
          <w:tcPr>
            <w:tcW w:w="1481" w:type="dxa"/>
            <w:tcBorders/>
          </w:tcPr>
          <w:p>
            <w:pPr>
              <w:pStyle w:val="Compact"/>
              <w:spacing w:before="36" w:after="36"/>
              <w:jc w:val="center"/>
              <w:rPr>
                <w:sz w:val="20"/>
                <w:szCs w:val="20"/>
                <w:lang w:eastAsia="ko-KR"/>
              </w:rPr>
            </w:pPr>
            <w:r>
              <w:rPr>
                <w:sz w:val="20"/>
                <w:szCs w:val="20"/>
                <w:lang w:eastAsia="ko-KR"/>
              </w:rPr>
              <w:t>VKH 1201</w:t>
            </w:r>
          </w:p>
        </w:tc>
        <w:tc>
          <w:tcPr>
            <w:tcW w:w="439" w:type="dxa"/>
            <w:tcBorders/>
          </w:tcPr>
          <w:p>
            <w:pPr>
              <w:pStyle w:val="Compact"/>
              <w:spacing w:before="36" w:after="36"/>
              <w:jc w:val="center"/>
              <w:rPr>
                <w:sz w:val="20"/>
                <w:szCs w:val="20"/>
                <w:lang w:eastAsia="ko-KR"/>
              </w:rPr>
            </w:pPr>
            <w:r>
              <w:rPr>
                <w:sz w:val="20"/>
                <w:szCs w:val="20"/>
                <w:lang w:eastAsia="ko-KR"/>
              </w:rPr>
              <w:t>1</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1150</w:t>
            </w:r>
          </w:p>
        </w:tc>
        <w:tc>
          <w:tcPr>
            <w:tcW w:w="916" w:type="dxa"/>
            <w:tcBorders/>
          </w:tcPr>
          <w:p>
            <w:pPr>
              <w:pStyle w:val="Compact"/>
              <w:spacing w:before="36" w:after="36"/>
              <w:jc w:val="center"/>
              <w:rPr>
                <w:sz w:val="20"/>
                <w:szCs w:val="20"/>
                <w:lang w:eastAsia="ko-KR"/>
              </w:rPr>
            </w:pPr>
            <w:r>
              <w:rPr>
                <w:sz w:val="20"/>
                <w:szCs w:val="20"/>
                <w:lang w:eastAsia="ko-KR"/>
              </w:rPr>
              <w:t>1574</w:t>
            </w:r>
          </w:p>
        </w:tc>
        <w:tc>
          <w:tcPr>
            <w:tcW w:w="1006" w:type="dxa"/>
            <w:tcBorders/>
          </w:tcPr>
          <w:p>
            <w:pPr>
              <w:pStyle w:val="Compact"/>
              <w:spacing w:before="36" w:after="36"/>
              <w:jc w:val="center"/>
              <w:rPr>
                <w:sz w:val="20"/>
                <w:szCs w:val="20"/>
                <w:lang w:eastAsia="ko-KR"/>
              </w:rPr>
            </w:pPr>
            <w:r>
              <w:rPr>
                <w:sz w:val="20"/>
                <w:szCs w:val="20"/>
                <w:lang w:eastAsia="ko-KR"/>
              </w:rPr>
              <w:t>Horsens</w:t>
            </w:r>
          </w:p>
        </w:tc>
        <w:tc>
          <w:tcPr>
            <w:tcW w:w="1628" w:type="dxa"/>
            <w:tcBorders/>
          </w:tcPr>
          <w:p>
            <w:pPr>
              <w:pStyle w:val="Compact"/>
              <w:spacing w:before="36" w:after="36"/>
              <w:jc w:val="center"/>
              <w:rPr>
                <w:sz w:val="20"/>
                <w:szCs w:val="20"/>
                <w:lang w:eastAsia="ko-KR"/>
              </w:rPr>
            </w:pPr>
            <w:r>
              <w:rPr>
                <w:sz w:val="20"/>
                <w:szCs w:val="20"/>
                <w:lang w:eastAsia="ko-KR"/>
              </w:rPr>
              <w:t>Sejet</w:t>
            </w:r>
          </w:p>
        </w:tc>
        <w:tc>
          <w:tcPr>
            <w:tcW w:w="1481" w:type="dxa"/>
            <w:tcBorders/>
          </w:tcPr>
          <w:p>
            <w:pPr>
              <w:pStyle w:val="Compact"/>
              <w:spacing w:before="36" w:after="36"/>
              <w:jc w:val="center"/>
              <w:rPr>
                <w:sz w:val="20"/>
                <w:szCs w:val="20"/>
                <w:lang w:eastAsia="ko-KR"/>
              </w:rPr>
            </w:pPr>
            <w:r>
              <w:rPr>
                <w:sz w:val="20"/>
                <w:szCs w:val="20"/>
                <w:lang w:eastAsia="ko-KR"/>
              </w:rPr>
              <w:t>HOM 1046</w:t>
            </w:r>
          </w:p>
        </w:tc>
        <w:tc>
          <w:tcPr>
            <w:tcW w:w="439" w:type="dxa"/>
            <w:tcBorders/>
          </w:tcPr>
          <w:p>
            <w:pPr>
              <w:pStyle w:val="Compact"/>
              <w:spacing w:before="36" w:after="36"/>
              <w:jc w:val="center"/>
              <w:rPr>
                <w:sz w:val="20"/>
                <w:szCs w:val="20"/>
                <w:lang w:eastAsia="ko-KR"/>
              </w:rPr>
            </w:pPr>
            <w:r>
              <w:rPr>
                <w:sz w:val="20"/>
                <w:szCs w:val="20"/>
                <w:lang w:eastAsia="ko-KR"/>
              </w:rPr>
              <w:t>11</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1200</w:t>
            </w:r>
          </w:p>
        </w:tc>
        <w:tc>
          <w:tcPr>
            <w:tcW w:w="916" w:type="dxa"/>
            <w:tcBorders/>
          </w:tcPr>
          <w:p>
            <w:pPr>
              <w:pStyle w:val="Compact"/>
              <w:spacing w:before="36" w:after="36"/>
              <w:jc w:val="center"/>
              <w:rPr>
                <w:sz w:val="20"/>
                <w:szCs w:val="20"/>
                <w:lang w:eastAsia="ko-KR"/>
              </w:rPr>
            </w:pPr>
            <w:r>
              <w:rPr>
                <w:sz w:val="20"/>
                <w:szCs w:val="20"/>
                <w:lang w:eastAsia="ko-KR"/>
              </w:rPr>
              <w:t>1560</w:t>
            </w:r>
          </w:p>
        </w:tc>
        <w:tc>
          <w:tcPr>
            <w:tcW w:w="1006" w:type="dxa"/>
            <w:tcBorders/>
          </w:tcPr>
          <w:p>
            <w:pPr>
              <w:pStyle w:val="Compact"/>
              <w:spacing w:before="36" w:after="36"/>
              <w:jc w:val="center"/>
              <w:rPr>
                <w:sz w:val="20"/>
                <w:szCs w:val="20"/>
                <w:lang w:eastAsia="ko-KR"/>
              </w:rPr>
            </w:pPr>
            <w:r>
              <w:rPr>
                <w:sz w:val="20"/>
                <w:szCs w:val="20"/>
                <w:lang w:eastAsia="ko-KR"/>
              </w:rPr>
              <w:t>Ribe</w:t>
            </w:r>
          </w:p>
        </w:tc>
        <w:tc>
          <w:tcPr>
            <w:tcW w:w="1628" w:type="dxa"/>
            <w:tcBorders/>
          </w:tcPr>
          <w:p>
            <w:pPr>
              <w:pStyle w:val="Compact"/>
              <w:spacing w:before="36" w:after="36"/>
              <w:jc w:val="center"/>
              <w:rPr>
                <w:sz w:val="20"/>
                <w:szCs w:val="20"/>
                <w:lang w:eastAsia="ko-KR"/>
              </w:rPr>
            </w:pPr>
            <w:r>
              <w:rPr>
                <w:sz w:val="20"/>
                <w:szCs w:val="20"/>
                <w:lang w:eastAsia="ko-KR"/>
              </w:rPr>
              <w:t>Ribe Lindegärden</w:t>
            </w:r>
          </w:p>
        </w:tc>
        <w:tc>
          <w:tcPr>
            <w:tcW w:w="1481" w:type="dxa"/>
            <w:tcBorders/>
          </w:tcPr>
          <w:p>
            <w:pPr>
              <w:pStyle w:val="Compact"/>
              <w:spacing w:before="36" w:after="36"/>
              <w:jc w:val="center"/>
              <w:rPr>
                <w:sz w:val="20"/>
                <w:szCs w:val="20"/>
                <w:lang w:eastAsia="ko-KR"/>
              </w:rPr>
            </w:pPr>
            <w:r>
              <w:rPr>
                <w:sz w:val="20"/>
                <w:szCs w:val="20"/>
                <w:lang w:eastAsia="ko-KR"/>
              </w:rPr>
              <w:t>ASR 13II</w:t>
            </w:r>
          </w:p>
        </w:tc>
        <w:tc>
          <w:tcPr>
            <w:tcW w:w="439" w:type="dxa"/>
            <w:tcBorders/>
          </w:tcPr>
          <w:p>
            <w:pPr>
              <w:pStyle w:val="Compact"/>
              <w:spacing w:before="36" w:after="36"/>
              <w:jc w:val="center"/>
              <w:rPr>
                <w:sz w:val="20"/>
                <w:szCs w:val="20"/>
                <w:lang w:eastAsia="ko-KR"/>
              </w:rPr>
            </w:pPr>
            <w:r>
              <w:rPr>
                <w:sz w:val="20"/>
                <w:szCs w:val="20"/>
                <w:lang w:eastAsia="ko-KR"/>
              </w:rPr>
              <w:t>1</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Compact"/>
              <w:spacing w:before="36" w:after="36"/>
              <w:jc w:val="center"/>
              <w:rPr>
                <w:sz w:val="20"/>
                <w:szCs w:val="20"/>
                <w:lang w:eastAsia="ko-KR"/>
              </w:rPr>
            </w:pPr>
            <w:r>
              <w:rPr>
                <w:sz w:val="20"/>
                <w:szCs w:val="20"/>
                <w:lang w:eastAsia="ko-KR"/>
              </w:rPr>
              <w:t>1200</w:t>
            </w:r>
          </w:p>
        </w:tc>
        <w:tc>
          <w:tcPr>
            <w:tcW w:w="916" w:type="dxa"/>
            <w:tcBorders/>
          </w:tcPr>
          <w:p>
            <w:pPr>
              <w:pStyle w:val="Compact"/>
              <w:spacing w:before="36" w:after="36"/>
              <w:jc w:val="center"/>
              <w:rPr>
                <w:sz w:val="20"/>
                <w:szCs w:val="20"/>
                <w:lang w:eastAsia="ko-KR"/>
              </w:rPr>
            </w:pPr>
            <w:r>
              <w:rPr>
                <w:sz w:val="20"/>
                <w:szCs w:val="20"/>
                <w:lang w:eastAsia="ko-KR"/>
              </w:rPr>
              <w:t>1560</w:t>
            </w:r>
          </w:p>
        </w:tc>
        <w:tc>
          <w:tcPr>
            <w:tcW w:w="1006" w:type="dxa"/>
            <w:tcBorders/>
          </w:tcPr>
          <w:p>
            <w:pPr>
              <w:pStyle w:val="Compact"/>
              <w:spacing w:before="36" w:after="36"/>
              <w:jc w:val="center"/>
              <w:rPr>
                <w:sz w:val="20"/>
                <w:szCs w:val="20"/>
                <w:lang w:eastAsia="ko-KR"/>
              </w:rPr>
            </w:pPr>
            <w:r>
              <w:rPr>
                <w:sz w:val="20"/>
                <w:szCs w:val="20"/>
                <w:lang w:eastAsia="ko-KR"/>
              </w:rPr>
              <w:t>Ribe</w:t>
            </w:r>
          </w:p>
        </w:tc>
        <w:tc>
          <w:tcPr>
            <w:tcW w:w="1628" w:type="dxa"/>
            <w:tcBorders/>
          </w:tcPr>
          <w:p>
            <w:pPr>
              <w:pStyle w:val="Compact"/>
              <w:spacing w:before="36" w:after="36"/>
              <w:jc w:val="center"/>
              <w:rPr>
                <w:sz w:val="20"/>
                <w:szCs w:val="20"/>
                <w:lang w:eastAsia="ko-KR"/>
              </w:rPr>
            </w:pPr>
            <w:r>
              <w:rPr>
                <w:sz w:val="20"/>
                <w:szCs w:val="20"/>
                <w:lang w:eastAsia="ko-KR"/>
              </w:rPr>
              <w:t>Ribe Gräbrødre</w:t>
            </w:r>
          </w:p>
        </w:tc>
        <w:tc>
          <w:tcPr>
            <w:tcW w:w="1481" w:type="dxa"/>
            <w:tcBorders/>
          </w:tcPr>
          <w:p>
            <w:pPr>
              <w:pStyle w:val="Compact"/>
              <w:spacing w:before="36" w:after="36"/>
              <w:jc w:val="center"/>
              <w:rPr>
                <w:sz w:val="20"/>
                <w:szCs w:val="20"/>
                <w:lang w:eastAsia="ko-KR"/>
              </w:rPr>
            </w:pPr>
            <w:r>
              <w:rPr>
                <w:sz w:val="20"/>
                <w:szCs w:val="20"/>
                <w:lang w:eastAsia="ko-KR"/>
              </w:rPr>
              <w:t>ASR 1015</w:t>
            </w:r>
          </w:p>
        </w:tc>
        <w:tc>
          <w:tcPr>
            <w:tcW w:w="439" w:type="dxa"/>
            <w:tcBorders/>
          </w:tcPr>
          <w:p>
            <w:pPr>
              <w:pStyle w:val="Compact"/>
              <w:spacing w:before="36" w:after="36"/>
              <w:jc w:val="center"/>
              <w:rPr>
                <w:sz w:val="20"/>
                <w:szCs w:val="20"/>
                <w:lang w:eastAsia="ko-KR"/>
              </w:rPr>
            </w:pPr>
            <w:r>
              <w:rPr>
                <w:sz w:val="20"/>
                <w:szCs w:val="20"/>
                <w:lang w:eastAsia="ko-KR"/>
              </w:rPr>
              <w:t>3</w:t>
            </w:r>
          </w:p>
        </w:tc>
        <w:tc>
          <w:tcPr>
            <w:tcW w:w="1412" w:type="dxa"/>
            <w:tcBorders/>
          </w:tcPr>
          <w:p>
            <w:pPr>
              <w:pStyle w:val="Compact"/>
              <w:spacing w:before="36" w:after="36"/>
              <w:jc w:val="center"/>
              <w:rPr>
                <w:sz w:val="20"/>
                <w:szCs w:val="20"/>
                <w:lang w:eastAsia="ko-KR"/>
              </w:rPr>
            </w:pPr>
            <w:r>
              <w:rPr>
                <w:sz w:val="20"/>
                <w:szCs w:val="20"/>
                <w:lang w:eastAsia="ko-KR"/>
              </w:rPr>
              <w:t>0</w:t>
            </w:r>
          </w:p>
        </w:tc>
      </w:tr>
      <w:tr>
        <w:trPr/>
        <w:tc>
          <w:tcPr>
            <w:tcW w:w="1499" w:type="dxa"/>
            <w:tcBorders/>
          </w:tcPr>
          <w:p>
            <w:pPr>
              <w:pStyle w:val="Normal"/>
              <w:spacing w:before="240" w:after="240"/>
              <w:rPr>
                <w:rFonts w:ascii="Arial" w:hAnsi="Arial"/>
                <w:sz w:val="20"/>
                <w:szCs w:val="20"/>
                <w:lang w:eastAsia="ko-KR"/>
              </w:rPr>
            </w:pPr>
            <w:r>
              <w:rPr>
                <w:sz w:val="20"/>
                <w:szCs w:val="20"/>
                <w:lang w:eastAsia="ko-KR"/>
              </w:rPr>
            </w:r>
          </w:p>
        </w:tc>
        <w:tc>
          <w:tcPr>
            <w:tcW w:w="968" w:type="dxa"/>
            <w:tcBorders/>
          </w:tcPr>
          <w:p>
            <w:pPr>
              <w:pStyle w:val="Normal"/>
              <w:spacing w:before="240" w:after="240"/>
              <w:rPr>
                <w:rFonts w:ascii="Arial" w:hAnsi="Arial"/>
                <w:sz w:val="20"/>
                <w:szCs w:val="20"/>
                <w:lang w:eastAsia="ko-KR"/>
              </w:rPr>
            </w:pPr>
            <w:r>
              <w:rPr>
                <w:sz w:val="20"/>
                <w:szCs w:val="20"/>
                <w:lang w:eastAsia="ko-KR"/>
              </w:rPr>
            </w:r>
          </w:p>
        </w:tc>
        <w:tc>
          <w:tcPr>
            <w:tcW w:w="916" w:type="dxa"/>
            <w:tcBorders/>
          </w:tcPr>
          <w:p>
            <w:pPr>
              <w:pStyle w:val="Normal"/>
              <w:spacing w:before="240" w:after="240"/>
              <w:rPr>
                <w:rFonts w:ascii="Arial" w:hAnsi="Arial"/>
                <w:sz w:val="20"/>
                <w:szCs w:val="20"/>
                <w:lang w:eastAsia="ko-KR"/>
              </w:rPr>
            </w:pPr>
            <w:r>
              <w:rPr>
                <w:sz w:val="20"/>
                <w:szCs w:val="20"/>
                <w:lang w:eastAsia="ko-KR"/>
              </w:rPr>
            </w:r>
          </w:p>
        </w:tc>
        <w:tc>
          <w:tcPr>
            <w:tcW w:w="1006" w:type="dxa"/>
            <w:tcBorders/>
          </w:tcPr>
          <w:p>
            <w:pPr>
              <w:pStyle w:val="Normal"/>
              <w:spacing w:before="240" w:after="240"/>
              <w:rPr>
                <w:rFonts w:ascii="Arial" w:hAnsi="Arial"/>
                <w:sz w:val="20"/>
                <w:szCs w:val="20"/>
                <w:lang w:eastAsia="ko-KR"/>
              </w:rPr>
            </w:pPr>
            <w:r>
              <w:rPr>
                <w:sz w:val="20"/>
                <w:szCs w:val="20"/>
                <w:lang w:eastAsia="ko-KR"/>
              </w:rPr>
            </w:r>
          </w:p>
        </w:tc>
        <w:tc>
          <w:tcPr>
            <w:tcW w:w="1628" w:type="dxa"/>
            <w:tcBorders/>
          </w:tcPr>
          <w:p>
            <w:pPr>
              <w:pStyle w:val="Normal"/>
              <w:spacing w:before="240" w:after="240"/>
              <w:rPr>
                <w:rFonts w:ascii="Arial" w:hAnsi="Arial"/>
                <w:sz w:val="20"/>
                <w:szCs w:val="20"/>
                <w:lang w:eastAsia="ko-KR"/>
              </w:rPr>
            </w:pPr>
            <w:r>
              <w:rPr>
                <w:sz w:val="20"/>
                <w:szCs w:val="20"/>
                <w:lang w:eastAsia="ko-KR"/>
              </w:rPr>
            </w:r>
          </w:p>
        </w:tc>
        <w:tc>
          <w:tcPr>
            <w:tcW w:w="1481" w:type="dxa"/>
            <w:tcBorders/>
          </w:tcPr>
          <w:p>
            <w:pPr>
              <w:pStyle w:val="Normal"/>
              <w:spacing w:before="240" w:after="240"/>
              <w:rPr>
                <w:rFonts w:ascii="Arial" w:hAnsi="Arial"/>
                <w:sz w:val="20"/>
                <w:szCs w:val="20"/>
                <w:lang w:eastAsia="ko-KR"/>
              </w:rPr>
            </w:pPr>
            <w:r>
              <w:rPr>
                <w:sz w:val="20"/>
                <w:szCs w:val="20"/>
                <w:lang w:eastAsia="ko-KR"/>
              </w:rPr>
            </w:r>
          </w:p>
        </w:tc>
        <w:tc>
          <w:tcPr>
            <w:tcW w:w="439" w:type="dxa"/>
            <w:tcBorders/>
          </w:tcPr>
          <w:p>
            <w:pPr>
              <w:pStyle w:val="Normal"/>
              <w:spacing w:before="240" w:after="240"/>
              <w:rPr>
                <w:rFonts w:ascii="Arial" w:hAnsi="Arial"/>
                <w:sz w:val="20"/>
                <w:szCs w:val="20"/>
                <w:lang w:eastAsia="ko-KR"/>
              </w:rPr>
            </w:pPr>
            <w:r>
              <w:rPr>
                <w:sz w:val="20"/>
                <w:szCs w:val="20"/>
                <w:lang w:eastAsia="ko-KR"/>
              </w:rPr>
            </w:r>
          </w:p>
        </w:tc>
        <w:tc>
          <w:tcPr>
            <w:tcW w:w="1412" w:type="dxa"/>
            <w:tcBorders/>
          </w:tcPr>
          <w:p>
            <w:pPr>
              <w:pStyle w:val="Normal"/>
              <w:spacing w:before="240" w:after="240"/>
              <w:rPr>
                <w:rFonts w:ascii="Arial" w:hAnsi="Arial"/>
                <w:sz w:val="20"/>
                <w:szCs w:val="20"/>
                <w:lang w:eastAsia="ko-KR"/>
              </w:rPr>
            </w:pPr>
            <w:r>
              <w:rPr>
                <w:sz w:val="20"/>
                <w:szCs w:val="20"/>
                <w:lang w:eastAsia="ko-KR"/>
              </w:rPr>
            </w:r>
            <w:bookmarkStart w:id="9" w:name="tbl%3Asite_summary"/>
            <w:bookmarkStart w:id="10" w:name="tbl%3Asite_summary"/>
            <w:bookmarkEnd w:id="10"/>
          </w:p>
        </w:tc>
      </w:tr>
    </w:tbl>
    <w:p>
      <w:pPr>
        <w:pStyle w:val="BlockText"/>
        <w:rPr/>
      </w:pPr>
      <w:r>
        <w:rPr>
          <w:b/>
        </w:rPr>
        <w:t>Kat’s Note</w:t>
      </w:r>
      <w:r>
        <w:rPr/>
        <w:t>:  This table will likely need to be discussed and edited post co-author discussion.</w:t>
      </w:r>
    </w:p>
    <w:p>
      <w:pPr>
        <w:pStyle w:val="Normal"/>
        <w:rPr>
          <w:rFonts w:eastAsia="맑은 고딕" w:cs="" w:cstheme="majorBidi" w:eastAsiaTheme="majorEastAsia"/>
          <w:b/>
          <w:b/>
          <w:bCs/>
          <w:sz w:val="30"/>
          <w:szCs w:val="24"/>
        </w:rPr>
      </w:pPr>
      <w:r>
        <w:rPr>
          <w:rFonts w:eastAsia="맑은 고딕" w:cs="" w:cstheme="majorBidi" w:eastAsiaTheme="majorEastAsia"/>
          <w:b/>
          <w:bCs/>
          <w:sz w:val="30"/>
          <w:szCs w:val="24"/>
        </w:rPr>
      </w:r>
      <w:bookmarkStart w:id="11" w:name="plague-detection"/>
      <w:bookmarkStart w:id="12" w:name="plague-detection"/>
      <w:r>
        <w:br w:type="page"/>
      </w:r>
    </w:p>
    <w:p>
      <w:pPr>
        <w:pStyle w:val="Heading3"/>
        <w:rPr/>
      </w:pPr>
      <w:bookmarkStart w:id="13" w:name="plague-detection"/>
      <w:r>
        <w:rPr/>
        <w:t>Plague Detection</w:t>
      </w:r>
      <w:bookmarkEnd w:id="13"/>
    </w:p>
    <w:p>
      <w:pPr>
        <w:pStyle w:val="FirstParagraph"/>
        <w:rPr/>
      </w:pPr>
      <w:r>
        <w:rPr/>
        <w:t xml:space="preserve">13 individuals were identified as plague-positive based on a combination of PCR assays, shotgun sequencing, and targeted enrichment for the </w:t>
      </w:r>
      <w:r>
        <w:rPr>
          <w:i/>
        </w:rPr>
        <w:t>Y. pestis</w:t>
      </w:r>
      <w:r>
        <w:rPr/>
        <w:t xml:space="preserve"> whole genome (Tables </w:t>
      </w:r>
      <w:hyperlink w:anchor="tbl:plague_positive_high_coverage">
        <w:r>
          <w:rPr>
            <w:rStyle w:val="InternetLink"/>
          </w:rPr>
          <w:t>2</w:t>
        </w:r>
      </w:hyperlink>
      <w:r>
        <w:rPr/>
        <w:t xml:space="preserve"> and </w:t>
      </w:r>
      <w:hyperlink w:anchor="tbl:plague_positive_low_coverage">
        <w:r>
          <w:rPr>
            <w:rStyle w:val="InternetLink"/>
          </w:rPr>
          <w:t>3</w:t>
        </w:r>
      </w:hyperlink>
      <w:r>
        <w:rPr/>
        <w:t>). Of the 13 individuals, 9 had chromosomal coverage sufficient for phylogenetic analyses (&gt;= 3X mean depth).</w:t>
      </w:r>
    </w:p>
    <w:p>
      <w:pPr>
        <w:pStyle w:val="TextBody"/>
        <w:rPr/>
      </w:pPr>
      <w:r>
        <w:rPr/>
        <w:t xml:space="preserve">Overall, plague was detected in 4% (13/325) of all individuals in this study (Table </w:t>
      </w:r>
      <w:hyperlink w:anchor="tbl:site_summary">
        <w:r>
          <w:rPr>
            <w:rStyle w:val="InternetLink"/>
          </w:rPr>
          <w:t>1</w:t>
        </w:r>
      </w:hyperlink>
      <w:r>
        <w:rPr/>
        <w:t xml:space="preserve">). When excluding plague-negative archaeological sites, this estimate rises to 8.2% (13/159) of individuals. </w:t>
      </w:r>
      <w:r>
        <w:rPr>
          <w:i/>
        </w:rPr>
        <w:t>Y. pestis</w:t>
      </w:r>
      <w:r>
        <w:rPr/>
        <w:t xml:space="preserve"> was observed primarily in the Medieval Period, with no evidence of plague in the Viking Age settlements at Ribe Lindegärden or the Early Modern cemetery at Horsens. However, these positivity rates suggest that the absence of plague in Viking settlements could be a false negative as the Viking period is sparsely sampled (N=20). Absence of plague at Klosterkirken (1600-1800) is less likely to be a false negative, as the site represents the second largest sample size (N=50) and plague was detected in every other site from the Horsens region.</w:t>
      </w:r>
    </w:p>
    <w:p>
      <w:pPr>
        <w:pStyle w:val="BlockText"/>
        <w:rPr/>
      </w:pPr>
      <w:r>
        <w:rPr>
          <w:b/>
        </w:rPr>
        <w:t>Questions for Julia Gamble</w:t>
      </w:r>
      <w:r>
        <w:rPr/>
        <w:t xml:space="preserve"> - Do you have sex and age estimates for these individuals? Some are missing in the database. - Are G25A and G25B two individuals from the same grave? If so, very interesting!</w:t>
      </w:r>
    </w:p>
    <w:p>
      <w:pPr>
        <w:pStyle w:val="TableCaption"/>
        <w:rPr/>
      </w:pPr>
      <w:bookmarkStart w:id="14" w:name="tbl%3Aplague_positive_high_coverage"/>
      <w:bookmarkEnd w:id="14"/>
      <w:r>
        <w:rPr/>
        <w:t xml:space="preserve">Table 2: Plague positive summary of high coverage genomes. Human (%) and plague (%) derive from shotgun estimates. The mean depth of coverage for the chromosome (CHROM) and the plasmids (pCD1, pMT1, pPCP1) are reported after targeted enrichment. </w:t>
      </w:r>
    </w:p>
    <w:tbl>
      <w:tblPr>
        <w:tblStyle w:val="Table"/>
        <w:tblW w:w="9351" w:type="dxa"/>
        <w:jc w:val="left"/>
        <w:tblInd w:w="0" w:type="dxa"/>
        <w:tblCellMar>
          <w:top w:w="0" w:type="dxa"/>
          <w:left w:w="108" w:type="dxa"/>
          <w:bottom w:w="0" w:type="dxa"/>
          <w:right w:w="108" w:type="dxa"/>
        </w:tblCellMar>
        <w:tblLook w:val="07e0" w:noHBand="1" w:noVBand="1" w:firstColumn="1" w:lastRow="1" w:lastColumn="1" w:firstRow="1"/>
      </w:tblPr>
      <w:tblGrid>
        <w:gridCol w:w="993"/>
        <w:gridCol w:w="980"/>
        <w:gridCol w:w="1417"/>
        <w:gridCol w:w="639"/>
        <w:gridCol w:w="1015"/>
        <w:gridCol w:w="994"/>
        <w:gridCol w:w="973"/>
        <w:gridCol w:w="739"/>
        <w:gridCol w:w="739"/>
        <w:gridCol w:w="861"/>
      </w:tblGrid>
      <w:tr>
        <w:trPr>
          <w:cnfStyle w:val="100000000000" w:firstRow="1" w:lastRow="0" w:firstColumn="0" w:lastColumn="0" w:oddVBand="0" w:evenVBand="0" w:oddHBand="0" w:evenHBand="0" w:firstRowFirstColumn="0" w:firstRowLastColumn="0" w:lastRowFirstColumn="0" w:lastRowLastColumn="0"/>
        </w:trPr>
        <w:tc>
          <w:tcPr>
            <w:tcW w:w="993"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Arch ID</w:t>
            </w:r>
          </w:p>
        </w:tc>
        <w:tc>
          <w:tcPr>
            <w:tcW w:w="980"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Project ID</w:t>
            </w:r>
          </w:p>
        </w:tc>
        <w:tc>
          <w:tcPr>
            <w:tcW w:w="1417"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Site</w:t>
            </w:r>
          </w:p>
        </w:tc>
        <w:tc>
          <w:tcPr>
            <w:tcW w:w="63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PCR</w:t>
            </w:r>
          </w:p>
        </w:tc>
        <w:tc>
          <w:tcPr>
            <w:tcW w:w="1015"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Human (%)</w:t>
            </w:r>
          </w:p>
        </w:tc>
        <w:tc>
          <w:tcPr>
            <w:tcW w:w="994"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Plague (%)</w:t>
            </w:r>
          </w:p>
        </w:tc>
        <w:tc>
          <w:tcPr>
            <w:tcW w:w="973"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CHROM</w:t>
            </w:r>
          </w:p>
        </w:tc>
        <w:tc>
          <w:tcPr>
            <w:tcW w:w="73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pCD1</w:t>
            </w:r>
          </w:p>
        </w:tc>
        <w:tc>
          <w:tcPr>
            <w:tcW w:w="73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pMT1</w:t>
            </w:r>
          </w:p>
        </w:tc>
        <w:tc>
          <w:tcPr>
            <w:tcW w:w="861"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pPCP1</w:t>
            </w:r>
          </w:p>
        </w:tc>
      </w:tr>
      <w:tr>
        <w:trPr/>
        <w:tc>
          <w:tcPr>
            <w:tcW w:w="993" w:type="dxa"/>
            <w:tcBorders/>
          </w:tcPr>
          <w:p>
            <w:pPr>
              <w:pStyle w:val="Compact"/>
              <w:spacing w:before="36" w:after="36"/>
              <w:jc w:val="center"/>
              <w:rPr>
                <w:sz w:val="20"/>
                <w:szCs w:val="20"/>
                <w:lang w:eastAsia="ko-KR"/>
              </w:rPr>
            </w:pPr>
            <w:r>
              <w:rPr>
                <w:sz w:val="20"/>
                <w:szCs w:val="20"/>
                <w:lang w:eastAsia="ko-KR"/>
              </w:rPr>
              <w:t>G16</w:t>
            </w:r>
          </w:p>
        </w:tc>
        <w:tc>
          <w:tcPr>
            <w:tcW w:w="980" w:type="dxa"/>
            <w:tcBorders/>
          </w:tcPr>
          <w:p>
            <w:pPr>
              <w:pStyle w:val="Compact"/>
              <w:spacing w:before="36" w:after="36"/>
              <w:jc w:val="center"/>
              <w:rPr>
                <w:sz w:val="20"/>
                <w:szCs w:val="20"/>
                <w:lang w:eastAsia="ko-KR"/>
              </w:rPr>
            </w:pPr>
            <w:r>
              <w:rPr>
                <w:sz w:val="20"/>
                <w:szCs w:val="20"/>
                <w:lang w:eastAsia="ko-KR"/>
              </w:rPr>
              <w:t>D71</w:t>
            </w:r>
          </w:p>
        </w:tc>
        <w:tc>
          <w:tcPr>
            <w:tcW w:w="1417" w:type="dxa"/>
            <w:tcBorders/>
          </w:tcPr>
          <w:p>
            <w:pPr>
              <w:pStyle w:val="Compact"/>
              <w:spacing w:before="36" w:after="36"/>
              <w:jc w:val="center"/>
              <w:rPr>
                <w:sz w:val="20"/>
                <w:szCs w:val="20"/>
                <w:lang w:eastAsia="ko-KR"/>
              </w:rPr>
            </w:pPr>
            <w:r>
              <w:rPr>
                <w:sz w:val="20"/>
                <w:szCs w:val="20"/>
                <w:lang w:eastAsia="ko-KR"/>
              </w:rPr>
              <w:t>Ribe Gräbrødre</w:t>
            </w:r>
          </w:p>
        </w:tc>
        <w:tc>
          <w:tcPr>
            <w:tcW w:w="639" w:type="dxa"/>
            <w:tcBorders/>
          </w:tcPr>
          <w:p>
            <w:pPr>
              <w:pStyle w:val="Compact"/>
              <w:spacing w:before="36" w:after="36"/>
              <w:jc w:val="center"/>
              <w:rPr>
                <w:sz w:val="20"/>
                <w:szCs w:val="20"/>
                <w:lang w:eastAsia="ko-KR"/>
              </w:rPr>
            </w:pPr>
            <w:r>
              <w:rPr>
                <w:sz w:val="20"/>
                <w:szCs w:val="20"/>
                <w:lang w:eastAsia="ko-KR"/>
              </w:rPr>
              <w:t>6/6</w:t>
            </w:r>
          </w:p>
        </w:tc>
        <w:tc>
          <w:tcPr>
            <w:tcW w:w="1015" w:type="dxa"/>
            <w:tcBorders/>
          </w:tcPr>
          <w:p>
            <w:pPr>
              <w:pStyle w:val="Compact"/>
              <w:spacing w:before="36" w:after="36"/>
              <w:jc w:val="center"/>
              <w:rPr>
                <w:sz w:val="20"/>
                <w:szCs w:val="20"/>
                <w:lang w:eastAsia="ko-KR"/>
              </w:rPr>
            </w:pPr>
            <w:r>
              <w:rPr>
                <w:sz w:val="20"/>
                <w:szCs w:val="20"/>
                <w:lang w:eastAsia="ko-KR"/>
              </w:rPr>
              <w:t>5.95</w:t>
            </w:r>
          </w:p>
        </w:tc>
        <w:tc>
          <w:tcPr>
            <w:tcW w:w="994" w:type="dxa"/>
            <w:tcBorders/>
          </w:tcPr>
          <w:p>
            <w:pPr>
              <w:pStyle w:val="Compact"/>
              <w:spacing w:before="36" w:after="36"/>
              <w:jc w:val="center"/>
              <w:rPr>
                <w:sz w:val="20"/>
                <w:szCs w:val="20"/>
                <w:lang w:eastAsia="ko-KR"/>
              </w:rPr>
            </w:pPr>
            <w:r>
              <w:rPr>
                <w:sz w:val="20"/>
                <w:szCs w:val="20"/>
                <w:lang w:eastAsia="ko-KR"/>
              </w:rPr>
              <w:t>0.18</w:t>
            </w:r>
          </w:p>
        </w:tc>
        <w:tc>
          <w:tcPr>
            <w:tcW w:w="973" w:type="dxa"/>
            <w:tcBorders/>
          </w:tcPr>
          <w:p>
            <w:pPr>
              <w:pStyle w:val="Compact"/>
              <w:spacing w:before="36" w:after="36"/>
              <w:jc w:val="center"/>
              <w:rPr>
                <w:sz w:val="20"/>
                <w:szCs w:val="20"/>
                <w:lang w:eastAsia="ko-KR"/>
              </w:rPr>
            </w:pPr>
            <w:r>
              <w:rPr>
                <w:sz w:val="20"/>
                <w:szCs w:val="20"/>
                <w:lang w:eastAsia="ko-KR"/>
              </w:rPr>
              <w:t>22.6</w:t>
            </w:r>
          </w:p>
        </w:tc>
        <w:tc>
          <w:tcPr>
            <w:tcW w:w="739" w:type="dxa"/>
            <w:tcBorders/>
          </w:tcPr>
          <w:p>
            <w:pPr>
              <w:pStyle w:val="Compact"/>
              <w:spacing w:before="36" w:after="36"/>
              <w:jc w:val="center"/>
              <w:rPr>
                <w:sz w:val="20"/>
                <w:szCs w:val="20"/>
                <w:lang w:eastAsia="ko-KR"/>
              </w:rPr>
            </w:pPr>
            <w:r>
              <w:rPr>
                <w:sz w:val="20"/>
                <w:szCs w:val="20"/>
                <w:lang w:eastAsia="ko-KR"/>
              </w:rPr>
              <w:t>39.4</w:t>
            </w:r>
          </w:p>
        </w:tc>
        <w:tc>
          <w:tcPr>
            <w:tcW w:w="739" w:type="dxa"/>
            <w:tcBorders/>
          </w:tcPr>
          <w:p>
            <w:pPr>
              <w:pStyle w:val="Compact"/>
              <w:spacing w:before="36" w:after="36"/>
              <w:jc w:val="center"/>
              <w:rPr>
                <w:sz w:val="20"/>
                <w:szCs w:val="20"/>
                <w:lang w:eastAsia="ko-KR"/>
              </w:rPr>
            </w:pPr>
            <w:r>
              <w:rPr>
                <w:sz w:val="20"/>
                <w:szCs w:val="20"/>
                <w:lang w:eastAsia="ko-KR"/>
              </w:rPr>
              <w:t>14.7</w:t>
            </w:r>
          </w:p>
        </w:tc>
        <w:tc>
          <w:tcPr>
            <w:tcW w:w="861" w:type="dxa"/>
            <w:tcBorders/>
          </w:tcPr>
          <w:p>
            <w:pPr>
              <w:pStyle w:val="Compact"/>
              <w:spacing w:before="36" w:after="36"/>
              <w:jc w:val="center"/>
              <w:rPr>
                <w:sz w:val="20"/>
                <w:szCs w:val="20"/>
                <w:lang w:eastAsia="ko-KR"/>
              </w:rPr>
            </w:pPr>
            <w:r>
              <w:rPr>
                <w:sz w:val="20"/>
                <w:szCs w:val="20"/>
                <w:lang w:eastAsia="ko-KR"/>
              </w:rPr>
              <w:t>4.6</w:t>
            </w:r>
          </w:p>
        </w:tc>
      </w:tr>
      <w:tr>
        <w:trPr/>
        <w:tc>
          <w:tcPr>
            <w:tcW w:w="993" w:type="dxa"/>
            <w:tcBorders/>
          </w:tcPr>
          <w:p>
            <w:pPr>
              <w:pStyle w:val="Compact"/>
              <w:spacing w:before="36" w:after="36"/>
              <w:jc w:val="center"/>
              <w:rPr>
                <w:sz w:val="20"/>
                <w:szCs w:val="20"/>
                <w:lang w:eastAsia="ko-KR"/>
              </w:rPr>
            </w:pPr>
            <w:r>
              <w:rPr>
                <w:sz w:val="20"/>
                <w:szCs w:val="20"/>
                <w:lang w:eastAsia="ko-KR"/>
              </w:rPr>
              <w:t>G861 x1035</w:t>
            </w:r>
          </w:p>
        </w:tc>
        <w:tc>
          <w:tcPr>
            <w:tcW w:w="980" w:type="dxa"/>
            <w:tcBorders/>
          </w:tcPr>
          <w:p>
            <w:pPr>
              <w:pStyle w:val="Compact"/>
              <w:spacing w:before="36" w:after="36"/>
              <w:jc w:val="center"/>
              <w:rPr>
                <w:sz w:val="20"/>
                <w:szCs w:val="20"/>
                <w:lang w:eastAsia="ko-KR"/>
              </w:rPr>
            </w:pPr>
            <w:r>
              <w:rPr>
                <w:sz w:val="20"/>
                <w:szCs w:val="20"/>
                <w:lang w:eastAsia="ko-KR"/>
              </w:rPr>
              <w:t>D75</w:t>
            </w:r>
          </w:p>
        </w:tc>
        <w:tc>
          <w:tcPr>
            <w:tcW w:w="1417" w:type="dxa"/>
            <w:tcBorders/>
          </w:tcPr>
          <w:p>
            <w:pPr>
              <w:pStyle w:val="Compact"/>
              <w:spacing w:before="36" w:after="36"/>
              <w:jc w:val="center"/>
              <w:rPr>
                <w:sz w:val="20"/>
                <w:szCs w:val="20"/>
                <w:lang w:eastAsia="ko-KR"/>
              </w:rPr>
            </w:pPr>
            <w:r>
              <w:rPr>
                <w:sz w:val="20"/>
                <w:szCs w:val="20"/>
                <w:lang w:eastAsia="ko-KR"/>
              </w:rPr>
              <w:t>Ribe Gräbrødre</w:t>
            </w:r>
          </w:p>
        </w:tc>
        <w:tc>
          <w:tcPr>
            <w:tcW w:w="639" w:type="dxa"/>
            <w:tcBorders/>
          </w:tcPr>
          <w:p>
            <w:pPr>
              <w:pStyle w:val="Compact"/>
              <w:spacing w:before="36" w:after="36"/>
              <w:jc w:val="center"/>
              <w:rPr>
                <w:sz w:val="20"/>
                <w:szCs w:val="20"/>
                <w:lang w:eastAsia="ko-KR"/>
              </w:rPr>
            </w:pPr>
            <w:r>
              <w:rPr>
                <w:sz w:val="20"/>
                <w:szCs w:val="20"/>
                <w:lang w:eastAsia="ko-KR"/>
              </w:rPr>
              <w:t>6/6</w:t>
            </w:r>
          </w:p>
        </w:tc>
        <w:tc>
          <w:tcPr>
            <w:tcW w:w="1015" w:type="dxa"/>
            <w:tcBorders/>
          </w:tcPr>
          <w:p>
            <w:pPr>
              <w:pStyle w:val="Compact"/>
              <w:spacing w:before="36" w:after="36"/>
              <w:jc w:val="center"/>
              <w:rPr>
                <w:sz w:val="20"/>
                <w:szCs w:val="20"/>
                <w:lang w:eastAsia="ko-KR"/>
              </w:rPr>
            </w:pPr>
            <w:r>
              <w:rPr>
                <w:sz w:val="20"/>
                <w:szCs w:val="20"/>
                <w:lang w:eastAsia="ko-KR"/>
              </w:rPr>
              <w:t>4.42</w:t>
            </w:r>
          </w:p>
        </w:tc>
        <w:tc>
          <w:tcPr>
            <w:tcW w:w="994" w:type="dxa"/>
            <w:tcBorders/>
          </w:tcPr>
          <w:p>
            <w:pPr>
              <w:pStyle w:val="Compact"/>
              <w:spacing w:before="36" w:after="36"/>
              <w:jc w:val="center"/>
              <w:rPr>
                <w:sz w:val="20"/>
                <w:szCs w:val="20"/>
                <w:lang w:eastAsia="ko-KR"/>
              </w:rPr>
            </w:pPr>
            <w:r>
              <w:rPr>
                <w:sz w:val="20"/>
                <w:szCs w:val="20"/>
                <w:lang w:eastAsia="ko-KR"/>
              </w:rPr>
              <w:t>0.23</w:t>
            </w:r>
          </w:p>
        </w:tc>
        <w:tc>
          <w:tcPr>
            <w:tcW w:w="973" w:type="dxa"/>
            <w:tcBorders/>
          </w:tcPr>
          <w:p>
            <w:pPr>
              <w:pStyle w:val="Compact"/>
              <w:spacing w:before="36" w:after="36"/>
              <w:jc w:val="center"/>
              <w:rPr>
                <w:sz w:val="20"/>
                <w:szCs w:val="20"/>
                <w:lang w:eastAsia="ko-KR"/>
              </w:rPr>
            </w:pPr>
            <w:r>
              <w:rPr>
                <w:sz w:val="20"/>
                <w:szCs w:val="20"/>
                <w:lang w:eastAsia="ko-KR"/>
              </w:rPr>
              <w:t>17.4</w:t>
            </w:r>
          </w:p>
        </w:tc>
        <w:tc>
          <w:tcPr>
            <w:tcW w:w="739" w:type="dxa"/>
            <w:tcBorders/>
          </w:tcPr>
          <w:p>
            <w:pPr>
              <w:pStyle w:val="Compact"/>
              <w:spacing w:before="36" w:after="36"/>
              <w:jc w:val="center"/>
              <w:rPr>
                <w:sz w:val="20"/>
                <w:szCs w:val="20"/>
                <w:lang w:eastAsia="ko-KR"/>
              </w:rPr>
            </w:pPr>
            <w:r>
              <w:rPr>
                <w:sz w:val="20"/>
                <w:szCs w:val="20"/>
                <w:lang w:eastAsia="ko-KR"/>
              </w:rPr>
              <w:t>40.2</w:t>
            </w:r>
          </w:p>
        </w:tc>
        <w:tc>
          <w:tcPr>
            <w:tcW w:w="739" w:type="dxa"/>
            <w:tcBorders/>
          </w:tcPr>
          <w:p>
            <w:pPr>
              <w:pStyle w:val="Compact"/>
              <w:spacing w:before="36" w:after="36"/>
              <w:jc w:val="center"/>
              <w:rPr>
                <w:sz w:val="20"/>
                <w:szCs w:val="20"/>
                <w:lang w:eastAsia="ko-KR"/>
              </w:rPr>
            </w:pPr>
            <w:r>
              <w:rPr>
                <w:sz w:val="20"/>
                <w:szCs w:val="20"/>
                <w:lang w:eastAsia="ko-KR"/>
              </w:rPr>
              <w:t>16.5</w:t>
            </w:r>
          </w:p>
        </w:tc>
        <w:tc>
          <w:tcPr>
            <w:tcW w:w="861" w:type="dxa"/>
            <w:tcBorders/>
          </w:tcPr>
          <w:p>
            <w:pPr>
              <w:pStyle w:val="Compact"/>
              <w:spacing w:before="36" w:after="36"/>
              <w:jc w:val="center"/>
              <w:rPr>
                <w:sz w:val="20"/>
                <w:szCs w:val="20"/>
                <w:lang w:eastAsia="ko-KR"/>
              </w:rPr>
            </w:pPr>
            <w:r>
              <w:rPr>
                <w:sz w:val="20"/>
                <w:szCs w:val="20"/>
                <w:lang w:eastAsia="ko-KR"/>
              </w:rPr>
              <w:t>3.4</w:t>
            </w:r>
          </w:p>
        </w:tc>
      </w:tr>
      <w:tr>
        <w:trPr/>
        <w:tc>
          <w:tcPr>
            <w:tcW w:w="993" w:type="dxa"/>
            <w:tcBorders/>
          </w:tcPr>
          <w:p>
            <w:pPr>
              <w:pStyle w:val="Compact"/>
              <w:spacing w:before="36" w:after="36"/>
              <w:jc w:val="center"/>
              <w:rPr>
                <w:sz w:val="20"/>
                <w:szCs w:val="20"/>
                <w:lang w:eastAsia="ko-KR"/>
              </w:rPr>
            </w:pPr>
            <w:r>
              <w:rPr>
                <w:sz w:val="20"/>
                <w:szCs w:val="20"/>
                <w:lang w:eastAsia="ko-KR"/>
              </w:rPr>
              <w:t>G25B x98</w:t>
            </w:r>
          </w:p>
        </w:tc>
        <w:tc>
          <w:tcPr>
            <w:tcW w:w="980" w:type="dxa"/>
            <w:tcBorders/>
          </w:tcPr>
          <w:p>
            <w:pPr>
              <w:pStyle w:val="Compact"/>
              <w:spacing w:before="36" w:after="36"/>
              <w:jc w:val="center"/>
              <w:rPr>
                <w:sz w:val="20"/>
                <w:szCs w:val="20"/>
                <w:lang w:eastAsia="ko-KR"/>
              </w:rPr>
            </w:pPr>
            <w:r>
              <w:rPr>
                <w:sz w:val="20"/>
                <w:szCs w:val="20"/>
                <w:lang w:eastAsia="ko-KR"/>
              </w:rPr>
              <w:t>R36</w:t>
            </w:r>
          </w:p>
        </w:tc>
        <w:tc>
          <w:tcPr>
            <w:tcW w:w="1417" w:type="dxa"/>
            <w:tcBorders/>
          </w:tcPr>
          <w:p>
            <w:pPr>
              <w:pStyle w:val="Compact"/>
              <w:spacing w:before="36" w:after="36"/>
              <w:jc w:val="center"/>
              <w:rPr>
                <w:sz w:val="20"/>
                <w:szCs w:val="20"/>
                <w:lang w:eastAsia="ko-KR"/>
              </w:rPr>
            </w:pPr>
            <w:r>
              <w:rPr>
                <w:sz w:val="20"/>
                <w:szCs w:val="20"/>
                <w:lang w:eastAsia="ko-KR"/>
              </w:rPr>
              <w:t>Ribe Gräbrødre</w:t>
            </w:r>
          </w:p>
        </w:tc>
        <w:tc>
          <w:tcPr>
            <w:tcW w:w="639" w:type="dxa"/>
            <w:tcBorders/>
          </w:tcPr>
          <w:p>
            <w:pPr>
              <w:pStyle w:val="Compact"/>
              <w:spacing w:before="36" w:after="36"/>
              <w:jc w:val="center"/>
              <w:rPr>
                <w:sz w:val="20"/>
                <w:szCs w:val="20"/>
                <w:lang w:eastAsia="ko-KR"/>
              </w:rPr>
            </w:pPr>
            <w:r>
              <w:rPr>
                <w:sz w:val="20"/>
                <w:szCs w:val="20"/>
                <w:lang w:eastAsia="ko-KR"/>
              </w:rPr>
              <w:t>6/6</w:t>
            </w:r>
          </w:p>
        </w:tc>
        <w:tc>
          <w:tcPr>
            <w:tcW w:w="1015" w:type="dxa"/>
            <w:tcBorders/>
          </w:tcPr>
          <w:p>
            <w:pPr>
              <w:pStyle w:val="Compact"/>
              <w:spacing w:before="36" w:after="36"/>
              <w:jc w:val="center"/>
              <w:rPr>
                <w:sz w:val="20"/>
                <w:szCs w:val="20"/>
                <w:lang w:eastAsia="ko-KR"/>
              </w:rPr>
            </w:pPr>
            <w:r>
              <w:rPr>
                <w:sz w:val="20"/>
                <w:szCs w:val="20"/>
                <w:lang w:eastAsia="ko-KR"/>
              </w:rPr>
              <w:t>8.41</w:t>
            </w:r>
          </w:p>
        </w:tc>
        <w:tc>
          <w:tcPr>
            <w:tcW w:w="994" w:type="dxa"/>
            <w:tcBorders/>
          </w:tcPr>
          <w:p>
            <w:pPr>
              <w:pStyle w:val="Compact"/>
              <w:spacing w:before="36" w:after="36"/>
              <w:jc w:val="center"/>
              <w:rPr>
                <w:sz w:val="20"/>
                <w:szCs w:val="20"/>
                <w:lang w:eastAsia="ko-KR"/>
              </w:rPr>
            </w:pPr>
            <w:r>
              <w:rPr>
                <w:sz w:val="20"/>
                <w:szCs w:val="20"/>
                <w:lang w:eastAsia="ko-KR"/>
              </w:rPr>
              <w:t>0.25</w:t>
            </w:r>
          </w:p>
        </w:tc>
        <w:tc>
          <w:tcPr>
            <w:tcW w:w="973" w:type="dxa"/>
            <w:tcBorders/>
          </w:tcPr>
          <w:p>
            <w:pPr>
              <w:pStyle w:val="Compact"/>
              <w:spacing w:before="36" w:after="36"/>
              <w:jc w:val="center"/>
              <w:rPr>
                <w:sz w:val="20"/>
                <w:szCs w:val="20"/>
                <w:lang w:eastAsia="ko-KR"/>
              </w:rPr>
            </w:pPr>
            <w:r>
              <w:rPr>
                <w:sz w:val="20"/>
                <w:szCs w:val="20"/>
                <w:lang w:eastAsia="ko-KR"/>
              </w:rPr>
              <w:t>24.0</w:t>
            </w:r>
          </w:p>
        </w:tc>
        <w:tc>
          <w:tcPr>
            <w:tcW w:w="739" w:type="dxa"/>
            <w:tcBorders/>
          </w:tcPr>
          <w:p>
            <w:pPr>
              <w:pStyle w:val="Compact"/>
              <w:spacing w:before="36" w:after="36"/>
              <w:jc w:val="center"/>
              <w:rPr>
                <w:sz w:val="20"/>
                <w:szCs w:val="20"/>
                <w:lang w:eastAsia="ko-KR"/>
              </w:rPr>
            </w:pPr>
            <w:r>
              <w:rPr>
                <w:sz w:val="20"/>
                <w:szCs w:val="20"/>
                <w:lang w:eastAsia="ko-KR"/>
              </w:rPr>
              <w:t>51.8</w:t>
            </w:r>
          </w:p>
        </w:tc>
        <w:tc>
          <w:tcPr>
            <w:tcW w:w="739" w:type="dxa"/>
            <w:tcBorders/>
          </w:tcPr>
          <w:p>
            <w:pPr>
              <w:pStyle w:val="Compact"/>
              <w:spacing w:before="36" w:after="36"/>
              <w:jc w:val="center"/>
              <w:rPr>
                <w:sz w:val="20"/>
                <w:szCs w:val="20"/>
                <w:lang w:eastAsia="ko-KR"/>
              </w:rPr>
            </w:pPr>
            <w:r>
              <w:rPr>
                <w:sz w:val="20"/>
                <w:szCs w:val="20"/>
                <w:lang w:eastAsia="ko-KR"/>
              </w:rPr>
              <w:t>14.9</w:t>
            </w:r>
          </w:p>
        </w:tc>
        <w:tc>
          <w:tcPr>
            <w:tcW w:w="861" w:type="dxa"/>
            <w:tcBorders/>
          </w:tcPr>
          <w:p>
            <w:pPr>
              <w:pStyle w:val="Compact"/>
              <w:spacing w:before="36" w:after="36"/>
              <w:jc w:val="center"/>
              <w:rPr>
                <w:sz w:val="20"/>
                <w:szCs w:val="20"/>
                <w:lang w:eastAsia="ko-KR"/>
              </w:rPr>
            </w:pPr>
            <w:r>
              <w:rPr>
                <w:sz w:val="20"/>
                <w:szCs w:val="20"/>
                <w:lang w:eastAsia="ko-KR"/>
              </w:rPr>
              <w:t>5.8</w:t>
            </w:r>
          </w:p>
        </w:tc>
      </w:tr>
      <w:tr>
        <w:trPr/>
        <w:tc>
          <w:tcPr>
            <w:tcW w:w="993" w:type="dxa"/>
            <w:tcBorders/>
          </w:tcPr>
          <w:p>
            <w:pPr>
              <w:pStyle w:val="Compact"/>
              <w:spacing w:before="36" w:after="36"/>
              <w:jc w:val="center"/>
              <w:rPr>
                <w:sz w:val="20"/>
                <w:szCs w:val="20"/>
                <w:lang w:eastAsia="ko-KR"/>
              </w:rPr>
            </w:pPr>
            <w:r>
              <w:rPr>
                <w:sz w:val="20"/>
                <w:szCs w:val="20"/>
                <w:lang w:eastAsia="ko-KR"/>
              </w:rPr>
              <w:t>G25A</w:t>
            </w:r>
          </w:p>
        </w:tc>
        <w:tc>
          <w:tcPr>
            <w:tcW w:w="980" w:type="dxa"/>
            <w:tcBorders/>
          </w:tcPr>
          <w:p>
            <w:pPr>
              <w:pStyle w:val="Compact"/>
              <w:spacing w:before="36" w:after="36"/>
              <w:jc w:val="center"/>
              <w:rPr>
                <w:sz w:val="20"/>
                <w:szCs w:val="20"/>
                <w:lang w:eastAsia="ko-KR"/>
              </w:rPr>
            </w:pPr>
            <w:r>
              <w:rPr>
                <w:sz w:val="20"/>
                <w:szCs w:val="20"/>
                <w:lang w:eastAsia="ko-KR"/>
              </w:rPr>
              <w:t>D62</w:t>
            </w:r>
          </w:p>
        </w:tc>
        <w:tc>
          <w:tcPr>
            <w:tcW w:w="1417" w:type="dxa"/>
            <w:tcBorders/>
          </w:tcPr>
          <w:p>
            <w:pPr>
              <w:pStyle w:val="Compact"/>
              <w:spacing w:before="36" w:after="36"/>
              <w:jc w:val="center"/>
              <w:rPr>
                <w:sz w:val="20"/>
                <w:szCs w:val="20"/>
                <w:lang w:eastAsia="ko-KR"/>
              </w:rPr>
            </w:pPr>
            <w:r>
              <w:rPr>
                <w:sz w:val="20"/>
                <w:szCs w:val="20"/>
                <w:lang w:eastAsia="ko-KR"/>
              </w:rPr>
              <w:t>Ribe Gräbrødre</w:t>
            </w:r>
          </w:p>
        </w:tc>
        <w:tc>
          <w:tcPr>
            <w:tcW w:w="639" w:type="dxa"/>
            <w:tcBorders/>
          </w:tcPr>
          <w:p>
            <w:pPr>
              <w:pStyle w:val="Compact"/>
              <w:spacing w:before="36" w:after="36"/>
              <w:jc w:val="center"/>
              <w:rPr>
                <w:sz w:val="20"/>
                <w:szCs w:val="20"/>
                <w:lang w:eastAsia="ko-KR"/>
              </w:rPr>
            </w:pPr>
            <w:r>
              <w:rPr>
                <w:sz w:val="20"/>
                <w:szCs w:val="20"/>
                <w:lang w:eastAsia="ko-KR"/>
              </w:rPr>
              <w:t>6/6</w:t>
            </w:r>
          </w:p>
        </w:tc>
        <w:tc>
          <w:tcPr>
            <w:tcW w:w="1015" w:type="dxa"/>
            <w:tcBorders/>
          </w:tcPr>
          <w:p>
            <w:pPr>
              <w:pStyle w:val="Compact"/>
              <w:spacing w:before="36" w:after="36"/>
              <w:jc w:val="center"/>
              <w:rPr>
                <w:sz w:val="20"/>
                <w:szCs w:val="20"/>
                <w:lang w:eastAsia="ko-KR"/>
              </w:rPr>
            </w:pPr>
            <w:r>
              <w:rPr>
                <w:sz w:val="20"/>
                <w:szCs w:val="20"/>
                <w:lang w:eastAsia="ko-KR"/>
              </w:rPr>
              <w:t>1.12</w:t>
            </w:r>
          </w:p>
        </w:tc>
        <w:tc>
          <w:tcPr>
            <w:tcW w:w="994" w:type="dxa"/>
            <w:tcBorders/>
          </w:tcPr>
          <w:p>
            <w:pPr>
              <w:pStyle w:val="Compact"/>
              <w:spacing w:before="36" w:after="36"/>
              <w:jc w:val="center"/>
              <w:rPr>
                <w:sz w:val="20"/>
                <w:szCs w:val="20"/>
                <w:lang w:eastAsia="ko-KR"/>
              </w:rPr>
            </w:pPr>
            <w:r>
              <w:rPr>
                <w:sz w:val="20"/>
                <w:szCs w:val="20"/>
                <w:lang w:eastAsia="ko-KR"/>
              </w:rPr>
              <w:t>0.10</w:t>
            </w:r>
          </w:p>
        </w:tc>
        <w:tc>
          <w:tcPr>
            <w:tcW w:w="973" w:type="dxa"/>
            <w:tcBorders/>
          </w:tcPr>
          <w:p>
            <w:pPr>
              <w:pStyle w:val="Compact"/>
              <w:spacing w:before="36" w:after="36"/>
              <w:jc w:val="center"/>
              <w:rPr>
                <w:sz w:val="20"/>
                <w:szCs w:val="20"/>
                <w:lang w:eastAsia="ko-KR"/>
              </w:rPr>
            </w:pPr>
            <w:r>
              <w:rPr>
                <w:sz w:val="20"/>
                <w:szCs w:val="20"/>
                <w:lang w:eastAsia="ko-KR"/>
              </w:rPr>
              <w:t>3.8</w:t>
            </w:r>
          </w:p>
        </w:tc>
        <w:tc>
          <w:tcPr>
            <w:tcW w:w="739" w:type="dxa"/>
            <w:tcBorders/>
          </w:tcPr>
          <w:p>
            <w:pPr>
              <w:pStyle w:val="Compact"/>
              <w:spacing w:before="36" w:after="36"/>
              <w:jc w:val="center"/>
              <w:rPr>
                <w:sz w:val="20"/>
                <w:szCs w:val="20"/>
                <w:lang w:eastAsia="ko-KR"/>
              </w:rPr>
            </w:pPr>
            <w:r>
              <w:rPr>
                <w:sz w:val="20"/>
                <w:szCs w:val="20"/>
                <w:lang w:eastAsia="ko-KR"/>
              </w:rPr>
              <w:t>10.5</w:t>
            </w:r>
          </w:p>
        </w:tc>
        <w:tc>
          <w:tcPr>
            <w:tcW w:w="739" w:type="dxa"/>
            <w:tcBorders/>
          </w:tcPr>
          <w:p>
            <w:pPr>
              <w:pStyle w:val="Compact"/>
              <w:spacing w:before="36" w:after="36"/>
              <w:jc w:val="center"/>
              <w:rPr>
                <w:sz w:val="20"/>
                <w:szCs w:val="20"/>
                <w:lang w:eastAsia="ko-KR"/>
              </w:rPr>
            </w:pPr>
            <w:r>
              <w:rPr>
                <w:sz w:val="20"/>
                <w:szCs w:val="20"/>
                <w:lang w:eastAsia="ko-KR"/>
              </w:rPr>
              <w:t>2.5</w:t>
            </w:r>
          </w:p>
        </w:tc>
        <w:tc>
          <w:tcPr>
            <w:tcW w:w="861" w:type="dxa"/>
            <w:tcBorders/>
          </w:tcPr>
          <w:p>
            <w:pPr>
              <w:pStyle w:val="Compact"/>
              <w:spacing w:before="36" w:after="36"/>
              <w:jc w:val="center"/>
              <w:rPr>
                <w:sz w:val="20"/>
                <w:szCs w:val="20"/>
                <w:lang w:eastAsia="ko-KR"/>
              </w:rPr>
            </w:pPr>
            <w:r>
              <w:rPr>
                <w:sz w:val="20"/>
                <w:szCs w:val="20"/>
                <w:lang w:eastAsia="ko-KR"/>
              </w:rPr>
              <w:t>0.9</w:t>
            </w:r>
          </w:p>
        </w:tc>
      </w:tr>
      <w:tr>
        <w:trPr/>
        <w:tc>
          <w:tcPr>
            <w:tcW w:w="993" w:type="dxa"/>
            <w:tcBorders/>
          </w:tcPr>
          <w:p>
            <w:pPr>
              <w:pStyle w:val="Compact"/>
              <w:spacing w:before="36" w:after="36"/>
              <w:jc w:val="center"/>
              <w:rPr>
                <w:sz w:val="20"/>
                <w:szCs w:val="20"/>
                <w:lang w:eastAsia="ko-KR"/>
              </w:rPr>
            </w:pPr>
            <w:r>
              <w:rPr>
                <w:sz w:val="20"/>
                <w:szCs w:val="20"/>
                <w:lang w:eastAsia="ko-KR"/>
              </w:rPr>
              <w:t>G207</w:t>
            </w:r>
          </w:p>
        </w:tc>
        <w:tc>
          <w:tcPr>
            <w:tcW w:w="980" w:type="dxa"/>
            <w:tcBorders/>
          </w:tcPr>
          <w:p>
            <w:pPr>
              <w:pStyle w:val="Compact"/>
              <w:spacing w:before="36" w:after="36"/>
              <w:jc w:val="center"/>
              <w:rPr>
                <w:sz w:val="20"/>
                <w:szCs w:val="20"/>
                <w:lang w:eastAsia="ko-KR"/>
              </w:rPr>
            </w:pPr>
            <w:r>
              <w:rPr>
                <w:sz w:val="20"/>
                <w:szCs w:val="20"/>
                <w:lang w:eastAsia="ko-KR"/>
              </w:rPr>
              <w:t>D72</w:t>
            </w:r>
          </w:p>
        </w:tc>
        <w:tc>
          <w:tcPr>
            <w:tcW w:w="1417" w:type="dxa"/>
            <w:tcBorders/>
          </w:tcPr>
          <w:p>
            <w:pPr>
              <w:pStyle w:val="Compact"/>
              <w:spacing w:before="36" w:after="36"/>
              <w:jc w:val="center"/>
              <w:rPr>
                <w:sz w:val="20"/>
                <w:szCs w:val="20"/>
                <w:lang w:eastAsia="ko-KR"/>
              </w:rPr>
            </w:pPr>
            <w:r>
              <w:rPr>
                <w:sz w:val="20"/>
                <w:szCs w:val="20"/>
                <w:lang w:eastAsia="ko-KR"/>
              </w:rPr>
              <w:t>Ribe Gräbrødre</w:t>
            </w:r>
          </w:p>
        </w:tc>
        <w:tc>
          <w:tcPr>
            <w:tcW w:w="639" w:type="dxa"/>
            <w:tcBorders/>
          </w:tcPr>
          <w:p>
            <w:pPr>
              <w:pStyle w:val="Compact"/>
              <w:spacing w:before="36" w:after="36"/>
              <w:jc w:val="center"/>
              <w:rPr>
                <w:sz w:val="20"/>
                <w:szCs w:val="20"/>
                <w:lang w:eastAsia="ko-KR"/>
              </w:rPr>
            </w:pPr>
            <w:r>
              <w:rPr>
                <w:sz w:val="20"/>
                <w:szCs w:val="20"/>
                <w:lang w:eastAsia="ko-KR"/>
              </w:rPr>
              <w:t>6/6</w:t>
            </w:r>
          </w:p>
        </w:tc>
        <w:tc>
          <w:tcPr>
            <w:tcW w:w="1015" w:type="dxa"/>
            <w:tcBorders/>
          </w:tcPr>
          <w:p>
            <w:pPr>
              <w:pStyle w:val="Compact"/>
              <w:spacing w:before="36" w:after="36"/>
              <w:jc w:val="center"/>
              <w:rPr>
                <w:sz w:val="20"/>
                <w:szCs w:val="20"/>
                <w:lang w:eastAsia="ko-KR"/>
              </w:rPr>
            </w:pPr>
            <w:r>
              <w:rPr>
                <w:sz w:val="20"/>
                <w:szCs w:val="20"/>
                <w:lang w:eastAsia="ko-KR"/>
              </w:rPr>
              <w:t>12.94</w:t>
            </w:r>
          </w:p>
        </w:tc>
        <w:tc>
          <w:tcPr>
            <w:tcW w:w="994" w:type="dxa"/>
            <w:tcBorders/>
          </w:tcPr>
          <w:p>
            <w:pPr>
              <w:pStyle w:val="Compact"/>
              <w:spacing w:before="36" w:after="36"/>
              <w:jc w:val="center"/>
              <w:rPr>
                <w:sz w:val="20"/>
                <w:szCs w:val="20"/>
                <w:lang w:eastAsia="ko-KR"/>
              </w:rPr>
            </w:pPr>
            <w:r>
              <w:rPr>
                <w:sz w:val="20"/>
                <w:szCs w:val="20"/>
                <w:lang w:eastAsia="ko-KR"/>
              </w:rPr>
              <w:t>0.04</w:t>
            </w:r>
          </w:p>
        </w:tc>
        <w:tc>
          <w:tcPr>
            <w:tcW w:w="973" w:type="dxa"/>
            <w:tcBorders/>
          </w:tcPr>
          <w:p>
            <w:pPr>
              <w:pStyle w:val="Compact"/>
              <w:spacing w:before="36" w:after="36"/>
              <w:jc w:val="center"/>
              <w:rPr>
                <w:sz w:val="20"/>
                <w:szCs w:val="20"/>
                <w:lang w:eastAsia="ko-KR"/>
              </w:rPr>
            </w:pPr>
            <w:r>
              <w:rPr>
                <w:sz w:val="20"/>
                <w:szCs w:val="20"/>
                <w:lang w:eastAsia="ko-KR"/>
              </w:rPr>
              <w:t>6.0</w:t>
            </w:r>
          </w:p>
        </w:tc>
        <w:tc>
          <w:tcPr>
            <w:tcW w:w="739" w:type="dxa"/>
            <w:tcBorders/>
          </w:tcPr>
          <w:p>
            <w:pPr>
              <w:pStyle w:val="Compact"/>
              <w:spacing w:before="36" w:after="36"/>
              <w:jc w:val="center"/>
              <w:rPr>
                <w:sz w:val="20"/>
                <w:szCs w:val="20"/>
                <w:lang w:eastAsia="ko-KR"/>
              </w:rPr>
            </w:pPr>
            <w:r>
              <w:rPr>
                <w:sz w:val="20"/>
                <w:szCs w:val="20"/>
                <w:lang w:eastAsia="ko-KR"/>
              </w:rPr>
              <w:t>13.5</w:t>
            </w:r>
          </w:p>
        </w:tc>
        <w:tc>
          <w:tcPr>
            <w:tcW w:w="739" w:type="dxa"/>
            <w:tcBorders/>
          </w:tcPr>
          <w:p>
            <w:pPr>
              <w:pStyle w:val="Compact"/>
              <w:spacing w:before="36" w:after="36"/>
              <w:jc w:val="center"/>
              <w:rPr>
                <w:sz w:val="20"/>
                <w:szCs w:val="20"/>
                <w:lang w:eastAsia="ko-KR"/>
              </w:rPr>
            </w:pPr>
            <w:r>
              <w:rPr>
                <w:sz w:val="20"/>
                <w:szCs w:val="20"/>
                <w:lang w:eastAsia="ko-KR"/>
              </w:rPr>
              <w:t>5.8</w:t>
            </w:r>
          </w:p>
        </w:tc>
        <w:tc>
          <w:tcPr>
            <w:tcW w:w="861" w:type="dxa"/>
            <w:tcBorders/>
          </w:tcPr>
          <w:p>
            <w:pPr>
              <w:pStyle w:val="Compact"/>
              <w:spacing w:before="36" w:after="36"/>
              <w:jc w:val="center"/>
              <w:rPr>
                <w:sz w:val="20"/>
                <w:szCs w:val="20"/>
                <w:lang w:eastAsia="ko-KR"/>
              </w:rPr>
            </w:pPr>
            <w:r>
              <w:rPr>
                <w:sz w:val="20"/>
                <w:szCs w:val="20"/>
                <w:lang w:eastAsia="ko-KR"/>
              </w:rPr>
              <w:t>2.2</w:t>
            </w:r>
          </w:p>
        </w:tc>
      </w:tr>
      <w:tr>
        <w:trPr/>
        <w:tc>
          <w:tcPr>
            <w:tcW w:w="993" w:type="dxa"/>
            <w:tcBorders/>
          </w:tcPr>
          <w:p>
            <w:pPr>
              <w:pStyle w:val="Compact"/>
              <w:spacing w:before="36" w:after="36"/>
              <w:jc w:val="center"/>
              <w:rPr>
                <w:sz w:val="20"/>
                <w:szCs w:val="20"/>
                <w:lang w:eastAsia="ko-KR"/>
              </w:rPr>
            </w:pPr>
            <w:r>
              <w:rPr>
                <w:sz w:val="20"/>
                <w:szCs w:val="20"/>
                <w:lang w:eastAsia="ko-KR"/>
              </w:rPr>
              <w:t>A146 x3011</w:t>
            </w:r>
          </w:p>
        </w:tc>
        <w:tc>
          <w:tcPr>
            <w:tcW w:w="980" w:type="dxa"/>
            <w:tcBorders/>
          </w:tcPr>
          <w:p>
            <w:pPr>
              <w:pStyle w:val="Compact"/>
              <w:spacing w:before="36" w:after="36"/>
              <w:jc w:val="center"/>
              <w:rPr>
                <w:sz w:val="20"/>
                <w:szCs w:val="20"/>
                <w:lang w:eastAsia="ko-KR"/>
              </w:rPr>
            </w:pPr>
            <w:r>
              <w:rPr>
                <w:sz w:val="20"/>
                <w:szCs w:val="20"/>
                <w:lang w:eastAsia="ko-KR"/>
              </w:rPr>
              <w:t>P187</w:t>
            </w:r>
          </w:p>
        </w:tc>
        <w:tc>
          <w:tcPr>
            <w:tcW w:w="1417" w:type="dxa"/>
            <w:tcBorders/>
          </w:tcPr>
          <w:p>
            <w:pPr>
              <w:pStyle w:val="Compact"/>
              <w:spacing w:before="36" w:after="36"/>
              <w:jc w:val="center"/>
              <w:rPr>
                <w:sz w:val="20"/>
                <w:szCs w:val="20"/>
                <w:lang w:eastAsia="ko-KR"/>
              </w:rPr>
            </w:pPr>
            <w:r>
              <w:rPr>
                <w:sz w:val="20"/>
                <w:szCs w:val="20"/>
                <w:lang w:eastAsia="ko-KR"/>
              </w:rPr>
              <w:t>Sejet</w:t>
            </w:r>
          </w:p>
        </w:tc>
        <w:tc>
          <w:tcPr>
            <w:tcW w:w="639" w:type="dxa"/>
            <w:tcBorders/>
          </w:tcPr>
          <w:p>
            <w:pPr>
              <w:pStyle w:val="Compact"/>
              <w:spacing w:before="36" w:after="36"/>
              <w:jc w:val="center"/>
              <w:rPr>
                <w:sz w:val="20"/>
                <w:szCs w:val="20"/>
                <w:lang w:eastAsia="ko-KR"/>
              </w:rPr>
            </w:pPr>
            <w:r>
              <w:rPr>
                <w:sz w:val="20"/>
                <w:szCs w:val="20"/>
                <w:lang w:eastAsia="ko-KR"/>
              </w:rPr>
              <w:t>6/6</w:t>
            </w:r>
          </w:p>
        </w:tc>
        <w:tc>
          <w:tcPr>
            <w:tcW w:w="1015" w:type="dxa"/>
            <w:tcBorders/>
          </w:tcPr>
          <w:p>
            <w:pPr>
              <w:pStyle w:val="Compact"/>
              <w:spacing w:before="36" w:after="36"/>
              <w:jc w:val="center"/>
              <w:rPr>
                <w:sz w:val="20"/>
                <w:szCs w:val="20"/>
                <w:lang w:eastAsia="ko-KR"/>
              </w:rPr>
            </w:pPr>
            <w:r>
              <w:rPr>
                <w:sz w:val="20"/>
                <w:szCs w:val="20"/>
                <w:lang w:eastAsia="ko-KR"/>
              </w:rPr>
              <w:t>0.68</w:t>
            </w:r>
          </w:p>
        </w:tc>
        <w:tc>
          <w:tcPr>
            <w:tcW w:w="994" w:type="dxa"/>
            <w:tcBorders/>
          </w:tcPr>
          <w:p>
            <w:pPr>
              <w:pStyle w:val="Compact"/>
              <w:spacing w:before="36" w:after="36"/>
              <w:jc w:val="center"/>
              <w:rPr>
                <w:sz w:val="20"/>
                <w:szCs w:val="20"/>
                <w:lang w:eastAsia="ko-KR"/>
              </w:rPr>
            </w:pPr>
            <w:r>
              <w:rPr>
                <w:sz w:val="20"/>
                <w:szCs w:val="20"/>
                <w:lang w:eastAsia="ko-KR"/>
              </w:rPr>
              <w:t>0.01</w:t>
            </w:r>
          </w:p>
        </w:tc>
        <w:tc>
          <w:tcPr>
            <w:tcW w:w="973" w:type="dxa"/>
            <w:tcBorders/>
          </w:tcPr>
          <w:p>
            <w:pPr>
              <w:pStyle w:val="Compact"/>
              <w:spacing w:before="36" w:after="36"/>
              <w:jc w:val="center"/>
              <w:rPr>
                <w:sz w:val="20"/>
                <w:szCs w:val="20"/>
                <w:lang w:eastAsia="ko-KR"/>
              </w:rPr>
            </w:pPr>
            <w:r>
              <w:rPr>
                <w:sz w:val="20"/>
                <w:szCs w:val="20"/>
                <w:lang w:eastAsia="ko-KR"/>
              </w:rPr>
              <w:t>4.9</w:t>
            </w:r>
          </w:p>
        </w:tc>
        <w:tc>
          <w:tcPr>
            <w:tcW w:w="739" w:type="dxa"/>
            <w:tcBorders/>
          </w:tcPr>
          <w:p>
            <w:pPr>
              <w:pStyle w:val="Compact"/>
              <w:spacing w:before="36" w:after="36"/>
              <w:jc w:val="center"/>
              <w:rPr>
                <w:sz w:val="20"/>
                <w:szCs w:val="20"/>
                <w:lang w:eastAsia="ko-KR"/>
              </w:rPr>
            </w:pPr>
            <w:r>
              <w:rPr>
                <w:sz w:val="20"/>
                <w:szCs w:val="20"/>
                <w:lang w:eastAsia="ko-KR"/>
              </w:rPr>
              <w:t>18.4</w:t>
            </w:r>
          </w:p>
        </w:tc>
        <w:tc>
          <w:tcPr>
            <w:tcW w:w="739" w:type="dxa"/>
            <w:tcBorders/>
          </w:tcPr>
          <w:p>
            <w:pPr>
              <w:pStyle w:val="Compact"/>
              <w:spacing w:before="36" w:after="36"/>
              <w:jc w:val="center"/>
              <w:rPr>
                <w:sz w:val="20"/>
                <w:szCs w:val="20"/>
                <w:lang w:eastAsia="ko-KR"/>
              </w:rPr>
            </w:pPr>
            <w:r>
              <w:rPr>
                <w:sz w:val="20"/>
                <w:szCs w:val="20"/>
                <w:lang w:eastAsia="ko-KR"/>
              </w:rPr>
              <w:t>6.6</w:t>
            </w:r>
          </w:p>
        </w:tc>
        <w:tc>
          <w:tcPr>
            <w:tcW w:w="861" w:type="dxa"/>
            <w:tcBorders/>
          </w:tcPr>
          <w:p>
            <w:pPr>
              <w:pStyle w:val="Compact"/>
              <w:spacing w:before="36" w:after="36"/>
              <w:jc w:val="center"/>
              <w:rPr>
                <w:sz w:val="20"/>
                <w:szCs w:val="20"/>
                <w:lang w:eastAsia="ko-KR"/>
              </w:rPr>
            </w:pPr>
            <w:r>
              <w:rPr>
                <w:sz w:val="20"/>
                <w:szCs w:val="20"/>
                <w:lang w:eastAsia="ko-KR"/>
              </w:rPr>
              <w:t>52.2</w:t>
            </w:r>
          </w:p>
        </w:tc>
      </w:tr>
      <w:tr>
        <w:trPr/>
        <w:tc>
          <w:tcPr>
            <w:tcW w:w="993" w:type="dxa"/>
            <w:tcBorders/>
          </w:tcPr>
          <w:p>
            <w:pPr>
              <w:pStyle w:val="Compact"/>
              <w:spacing w:before="36" w:after="36"/>
              <w:jc w:val="center"/>
              <w:rPr>
                <w:sz w:val="20"/>
                <w:szCs w:val="20"/>
                <w:lang w:eastAsia="ko-KR"/>
              </w:rPr>
            </w:pPr>
            <w:r>
              <w:rPr>
                <w:sz w:val="20"/>
                <w:szCs w:val="20"/>
                <w:lang w:eastAsia="ko-KR"/>
              </w:rPr>
              <w:t>G371</w:t>
            </w:r>
          </w:p>
        </w:tc>
        <w:tc>
          <w:tcPr>
            <w:tcW w:w="980" w:type="dxa"/>
            <w:tcBorders/>
          </w:tcPr>
          <w:p>
            <w:pPr>
              <w:pStyle w:val="Compact"/>
              <w:spacing w:before="36" w:after="36"/>
              <w:jc w:val="center"/>
              <w:rPr>
                <w:sz w:val="20"/>
                <w:szCs w:val="20"/>
                <w:lang w:eastAsia="ko-KR"/>
              </w:rPr>
            </w:pPr>
            <w:r>
              <w:rPr>
                <w:sz w:val="20"/>
                <w:szCs w:val="20"/>
                <w:lang w:eastAsia="ko-KR"/>
              </w:rPr>
              <w:t>P212</w:t>
            </w:r>
          </w:p>
        </w:tc>
        <w:tc>
          <w:tcPr>
            <w:tcW w:w="1417" w:type="dxa"/>
            <w:tcBorders/>
          </w:tcPr>
          <w:p>
            <w:pPr>
              <w:pStyle w:val="Compact"/>
              <w:spacing w:before="36" w:after="36"/>
              <w:jc w:val="center"/>
              <w:rPr>
                <w:sz w:val="20"/>
                <w:szCs w:val="20"/>
                <w:lang w:eastAsia="ko-KR"/>
              </w:rPr>
            </w:pPr>
            <w:r>
              <w:rPr>
                <w:sz w:val="20"/>
                <w:szCs w:val="20"/>
                <w:lang w:eastAsia="ko-KR"/>
              </w:rPr>
              <w:t>Tirup</w:t>
            </w:r>
          </w:p>
        </w:tc>
        <w:tc>
          <w:tcPr>
            <w:tcW w:w="639" w:type="dxa"/>
            <w:tcBorders/>
          </w:tcPr>
          <w:p>
            <w:pPr>
              <w:pStyle w:val="Compact"/>
              <w:spacing w:before="36" w:after="36"/>
              <w:jc w:val="center"/>
              <w:rPr>
                <w:sz w:val="20"/>
                <w:szCs w:val="20"/>
                <w:lang w:eastAsia="ko-KR"/>
              </w:rPr>
            </w:pPr>
            <w:r>
              <w:rPr>
                <w:sz w:val="20"/>
                <w:szCs w:val="20"/>
                <w:lang w:eastAsia="ko-KR"/>
              </w:rPr>
              <w:t>6/6</w:t>
            </w:r>
          </w:p>
        </w:tc>
        <w:tc>
          <w:tcPr>
            <w:tcW w:w="1015" w:type="dxa"/>
            <w:tcBorders/>
          </w:tcPr>
          <w:p>
            <w:pPr>
              <w:pStyle w:val="Compact"/>
              <w:spacing w:before="36" w:after="36"/>
              <w:jc w:val="center"/>
              <w:rPr>
                <w:sz w:val="20"/>
                <w:szCs w:val="20"/>
                <w:lang w:eastAsia="ko-KR"/>
              </w:rPr>
            </w:pPr>
            <w:r>
              <w:rPr>
                <w:sz w:val="20"/>
                <w:szCs w:val="20"/>
                <w:lang w:eastAsia="ko-KR"/>
              </w:rPr>
              <w:t>0.61</w:t>
            </w:r>
          </w:p>
        </w:tc>
        <w:tc>
          <w:tcPr>
            <w:tcW w:w="994" w:type="dxa"/>
            <w:tcBorders/>
          </w:tcPr>
          <w:p>
            <w:pPr>
              <w:pStyle w:val="Compact"/>
              <w:spacing w:before="36" w:after="36"/>
              <w:jc w:val="center"/>
              <w:rPr>
                <w:sz w:val="20"/>
                <w:szCs w:val="20"/>
                <w:lang w:eastAsia="ko-KR"/>
              </w:rPr>
            </w:pPr>
            <w:r>
              <w:rPr>
                <w:sz w:val="20"/>
                <w:szCs w:val="20"/>
                <w:lang w:eastAsia="ko-KR"/>
              </w:rPr>
              <w:t>0.04</w:t>
            </w:r>
          </w:p>
        </w:tc>
        <w:tc>
          <w:tcPr>
            <w:tcW w:w="973" w:type="dxa"/>
            <w:tcBorders/>
          </w:tcPr>
          <w:p>
            <w:pPr>
              <w:pStyle w:val="Compact"/>
              <w:spacing w:before="36" w:after="36"/>
              <w:jc w:val="center"/>
              <w:rPr>
                <w:sz w:val="20"/>
                <w:szCs w:val="20"/>
                <w:lang w:eastAsia="ko-KR"/>
              </w:rPr>
            </w:pPr>
            <w:r>
              <w:rPr>
                <w:sz w:val="20"/>
                <w:szCs w:val="20"/>
                <w:lang w:eastAsia="ko-KR"/>
              </w:rPr>
              <w:t>6.7</w:t>
            </w:r>
          </w:p>
        </w:tc>
        <w:tc>
          <w:tcPr>
            <w:tcW w:w="739" w:type="dxa"/>
            <w:tcBorders/>
          </w:tcPr>
          <w:p>
            <w:pPr>
              <w:pStyle w:val="Compact"/>
              <w:spacing w:before="36" w:after="36"/>
              <w:jc w:val="center"/>
              <w:rPr>
                <w:sz w:val="20"/>
                <w:szCs w:val="20"/>
                <w:lang w:eastAsia="ko-KR"/>
              </w:rPr>
            </w:pPr>
            <w:r>
              <w:rPr>
                <w:sz w:val="20"/>
                <w:szCs w:val="20"/>
                <w:lang w:eastAsia="ko-KR"/>
              </w:rPr>
              <w:t>26.3</w:t>
            </w:r>
          </w:p>
        </w:tc>
        <w:tc>
          <w:tcPr>
            <w:tcW w:w="739" w:type="dxa"/>
            <w:tcBorders/>
          </w:tcPr>
          <w:p>
            <w:pPr>
              <w:pStyle w:val="Compact"/>
              <w:spacing w:before="36" w:after="36"/>
              <w:jc w:val="center"/>
              <w:rPr>
                <w:sz w:val="20"/>
                <w:szCs w:val="20"/>
                <w:lang w:eastAsia="ko-KR"/>
              </w:rPr>
            </w:pPr>
            <w:r>
              <w:rPr>
                <w:sz w:val="20"/>
                <w:szCs w:val="20"/>
                <w:lang w:eastAsia="ko-KR"/>
              </w:rPr>
              <w:t>8.5</w:t>
            </w:r>
          </w:p>
        </w:tc>
        <w:tc>
          <w:tcPr>
            <w:tcW w:w="861" w:type="dxa"/>
            <w:tcBorders/>
          </w:tcPr>
          <w:p>
            <w:pPr>
              <w:pStyle w:val="Compact"/>
              <w:spacing w:before="36" w:after="36"/>
              <w:jc w:val="center"/>
              <w:rPr>
                <w:sz w:val="20"/>
                <w:szCs w:val="20"/>
                <w:lang w:eastAsia="ko-KR"/>
              </w:rPr>
            </w:pPr>
            <w:r>
              <w:rPr>
                <w:sz w:val="20"/>
                <w:szCs w:val="20"/>
                <w:lang w:eastAsia="ko-KR"/>
              </w:rPr>
              <w:t>56.6</w:t>
            </w:r>
          </w:p>
        </w:tc>
      </w:tr>
      <w:tr>
        <w:trPr/>
        <w:tc>
          <w:tcPr>
            <w:tcW w:w="993" w:type="dxa"/>
            <w:tcBorders/>
          </w:tcPr>
          <w:p>
            <w:pPr>
              <w:pStyle w:val="Compact"/>
              <w:spacing w:before="36" w:after="36"/>
              <w:jc w:val="center"/>
              <w:rPr>
                <w:sz w:val="20"/>
                <w:szCs w:val="20"/>
                <w:lang w:eastAsia="ko-KR"/>
              </w:rPr>
            </w:pPr>
            <w:r>
              <w:rPr>
                <w:sz w:val="20"/>
                <w:szCs w:val="20"/>
                <w:lang w:eastAsia="ko-KR"/>
              </w:rPr>
              <w:t>Gr GC 15</w:t>
            </w:r>
          </w:p>
        </w:tc>
        <w:tc>
          <w:tcPr>
            <w:tcW w:w="980" w:type="dxa"/>
            <w:tcBorders/>
          </w:tcPr>
          <w:p>
            <w:pPr>
              <w:pStyle w:val="Compact"/>
              <w:spacing w:before="36" w:after="36"/>
              <w:jc w:val="center"/>
              <w:rPr>
                <w:sz w:val="20"/>
                <w:szCs w:val="20"/>
                <w:lang w:eastAsia="ko-KR"/>
              </w:rPr>
            </w:pPr>
            <w:r>
              <w:rPr>
                <w:sz w:val="20"/>
                <w:szCs w:val="20"/>
                <w:lang w:eastAsia="ko-KR"/>
              </w:rPr>
              <w:t>D51</w:t>
            </w:r>
          </w:p>
        </w:tc>
        <w:tc>
          <w:tcPr>
            <w:tcW w:w="1417" w:type="dxa"/>
            <w:tcBorders/>
          </w:tcPr>
          <w:p>
            <w:pPr>
              <w:pStyle w:val="Compact"/>
              <w:spacing w:before="36" w:after="36"/>
              <w:jc w:val="center"/>
              <w:rPr>
                <w:sz w:val="20"/>
                <w:szCs w:val="20"/>
                <w:lang w:eastAsia="ko-KR"/>
              </w:rPr>
            </w:pPr>
            <w:r>
              <w:rPr>
                <w:sz w:val="20"/>
                <w:szCs w:val="20"/>
                <w:lang w:eastAsia="ko-KR"/>
              </w:rPr>
              <w:t>Faldborg</w:t>
            </w:r>
          </w:p>
        </w:tc>
        <w:tc>
          <w:tcPr>
            <w:tcW w:w="639" w:type="dxa"/>
            <w:tcBorders/>
          </w:tcPr>
          <w:p>
            <w:pPr>
              <w:pStyle w:val="Compact"/>
              <w:spacing w:before="36" w:after="36"/>
              <w:jc w:val="center"/>
              <w:rPr>
                <w:sz w:val="20"/>
                <w:szCs w:val="20"/>
                <w:lang w:eastAsia="ko-KR"/>
              </w:rPr>
            </w:pPr>
            <w:r>
              <w:rPr>
                <w:sz w:val="20"/>
                <w:szCs w:val="20"/>
                <w:lang w:eastAsia="ko-KR"/>
              </w:rPr>
              <w:t>6/6</w:t>
            </w:r>
          </w:p>
        </w:tc>
        <w:tc>
          <w:tcPr>
            <w:tcW w:w="1015" w:type="dxa"/>
            <w:tcBorders/>
          </w:tcPr>
          <w:p>
            <w:pPr>
              <w:pStyle w:val="Compact"/>
              <w:spacing w:before="36" w:after="36"/>
              <w:jc w:val="center"/>
              <w:rPr>
                <w:sz w:val="20"/>
                <w:szCs w:val="20"/>
                <w:lang w:eastAsia="ko-KR"/>
              </w:rPr>
            </w:pPr>
            <w:r>
              <w:rPr>
                <w:sz w:val="20"/>
                <w:szCs w:val="20"/>
                <w:lang w:eastAsia="ko-KR"/>
              </w:rPr>
              <w:t>0.67</w:t>
            </w:r>
          </w:p>
        </w:tc>
        <w:tc>
          <w:tcPr>
            <w:tcW w:w="994" w:type="dxa"/>
            <w:tcBorders/>
          </w:tcPr>
          <w:p>
            <w:pPr>
              <w:pStyle w:val="Compact"/>
              <w:spacing w:before="36" w:after="36"/>
              <w:jc w:val="center"/>
              <w:rPr>
                <w:sz w:val="20"/>
                <w:szCs w:val="20"/>
                <w:lang w:eastAsia="ko-KR"/>
              </w:rPr>
            </w:pPr>
            <w:r>
              <w:rPr>
                <w:sz w:val="20"/>
                <w:szCs w:val="20"/>
                <w:lang w:eastAsia="ko-KR"/>
              </w:rPr>
              <w:t>0.05</w:t>
            </w:r>
          </w:p>
        </w:tc>
        <w:tc>
          <w:tcPr>
            <w:tcW w:w="973" w:type="dxa"/>
            <w:tcBorders/>
          </w:tcPr>
          <w:p>
            <w:pPr>
              <w:pStyle w:val="Compact"/>
              <w:spacing w:before="36" w:after="36"/>
              <w:jc w:val="center"/>
              <w:rPr>
                <w:sz w:val="20"/>
                <w:szCs w:val="20"/>
                <w:lang w:eastAsia="ko-KR"/>
              </w:rPr>
            </w:pPr>
            <w:r>
              <w:rPr>
                <w:sz w:val="20"/>
                <w:szCs w:val="20"/>
                <w:lang w:eastAsia="ko-KR"/>
              </w:rPr>
              <w:t>9.0</w:t>
            </w:r>
          </w:p>
        </w:tc>
        <w:tc>
          <w:tcPr>
            <w:tcW w:w="739" w:type="dxa"/>
            <w:tcBorders/>
          </w:tcPr>
          <w:p>
            <w:pPr>
              <w:pStyle w:val="Compact"/>
              <w:spacing w:before="36" w:after="36"/>
              <w:jc w:val="center"/>
              <w:rPr>
                <w:sz w:val="20"/>
                <w:szCs w:val="20"/>
                <w:lang w:eastAsia="ko-KR"/>
              </w:rPr>
            </w:pPr>
            <w:r>
              <w:rPr>
                <w:sz w:val="20"/>
                <w:szCs w:val="20"/>
                <w:lang w:eastAsia="ko-KR"/>
              </w:rPr>
              <w:t>25.4</w:t>
            </w:r>
          </w:p>
        </w:tc>
        <w:tc>
          <w:tcPr>
            <w:tcW w:w="739" w:type="dxa"/>
            <w:tcBorders/>
          </w:tcPr>
          <w:p>
            <w:pPr>
              <w:pStyle w:val="Compact"/>
              <w:spacing w:before="36" w:after="36"/>
              <w:jc w:val="center"/>
              <w:rPr>
                <w:sz w:val="20"/>
                <w:szCs w:val="20"/>
                <w:lang w:eastAsia="ko-KR"/>
              </w:rPr>
            </w:pPr>
            <w:r>
              <w:rPr>
                <w:sz w:val="20"/>
                <w:szCs w:val="20"/>
                <w:lang w:eastAsia="ko-KR"/>
              </w:rPr>
              <w:t>8.1</w:t>
            </w:r>
          </w:p>
        </w:tc>
        <w:tc>
          <w:tcPr>
            <w:tcW w:w="861" w:type="dxa"/>
            <w:tcBorders/>
          </w:tcPr>
          <w:p>
            <w:pPr>
              <w:pStyle w:val="Compact"/>
              <w:spacing w:before="36" w:after="36"/>
              <w:jc w:val="center"/>
              <w:rPr>
                <w:sz w:val="20"/>
                <w:szCs w:val="20"/>
                <w:lang w:eastAsia="ko-KR"/>
              </w:rPr>
            </w:pPr>
            <w:r>
              <w:rPr>
                <w:sz w:val="20"/>
                <w:szCs w:val="20"/>
                <w:lang w:eastAsia="ko-KR"/>
              </w:rPr>
              <w:t>2.0</w:t>
            </w:r>
          </w:p>
        </w:tc>
      </w:tr>
      <w:tr>
        <w:trPr/>
        <w:tc>
          <w:tcPr>
            <w:tcW w:w="993" w:type="dxa"/>
            <w:tcBorders/>
          </w:tcPr>
          <w:p>
            <w:pPr>
              <w:pStyle w:val="Compact"/>
              <w:spacing w:before="36" w:after="36"/>
              <w:jc w:val="center"/>
              <w:rPr>
                <w:sz w:val="20"/>
                <w:szCs w:val="20"/>
                <w:lang w:eastAsia="ko-KR"/>
              </w:rPr>
            </w:pPr>
            <w:r>
              <w:rPr>
                <w:sz w:val="20"/>
                <w:szCs w:val="20"/>
                <w:lang w:eastAsia="ko-KR"/>
              </w:rPr>
              <w:t>A1480 x1480</w:t>
            </w:r>
          </w:p>
        </w:tc>
        <w:tc>
          <w:tcPr>
            <w:tcW w:w="980" w:type="dxa"/>
            <w:tcBorders/>
          </w:tcPr>
          <w:p>
            <w:pPr>
              <w:pStyle w:val="Compact"/>
              <w:spacing w:before="36" w:after="36"/>
              <w:jc w:val="center"/>
              <w:rPr>
                <w:sz w:val="20"/>
                <w:szCs w:val="20"/>
                <w:lang w:eastAsia="ko-KR"/>
              </w:rPr>
            </w:pPr>
            <w:r>
              <w:rPr>
                <w:sz w:val="20"/>
                <w:szCs w:val="20"/>
                <w:lang w:eastAsia="ko-KR"/>
              </w:rPr>
              <w:t>P387</w:t>
            </w:r>
          </w:p>
        </w:tc>
        <w:tc>
          <w:tcPr>
            <w:tcW w:w="1417" w:type="dxa"/>
            <w:tcBorders/>
          </w:tcPr>
          <w:p>
            <w:pPr>
              <w:pStyle w:val="Compact"/>
              <w:spacing w:before="36" w:after="36"/>
              <w:jc w:val="center"/>
              <w:rPr>
                <w:sz w:val="20"/>
                <w:szCs w:val="20"/>
                <w:lang w:eastAsia="ko-KR"/>
              </w:rPr>
            </w:pPr>
            <w:r>
              <w:rPr>
                <w:sz w:val="20"/>
                <w:szCs w:val="20"/>
                <w:lang w:eastAsia="ko-KR"/>
              </w:rPr>
              <w:t>Ole Wormsgade</w:t>
            </w:r>
          </w:p>
        </w:tc>
        <w:tc>
          <w:tcPr>
            <w:tcW w:w="639" w:type="dxa"/>
            <w:tcBorders/>
          </w:tcPr>
          <w:p>
            <w:pPr>
              <w:pStyle w:val="Compact"/>
              <w:spacing w:before="36" w:after="36"/>
              <w:jc w:val="center"/>
              <w:rPr>
                <w:sz w:val="20"/>
                <w:szCs w:val="20"/>
                <w:lang w:eastAsia="ko-KR"/>
              </w:rPr>
            </w:pPr>
            <w:r>
              <w:rPr>
                <w:sz w:val="20"/>
                <w:szCs w:val="20"/>
                <w:lang w:eastAsia="ko-KR"/>
              </w:rPr>
              <w:t>6/6</w:t>
            </w:r>
          </w:p>
        </w:tc>
        <w:tc>
          <w:tcPr>
            <w:tcW w:w="1015" w:type="dxa"/>
            <w:tcBorders/>
          </w:tcPr>
          <w:p>
            <w:pPr>
              <w:pStyle w:val="Compact"/>
              <w:spacing w:before="36" w:after="36"/>
              <w:jc w:val="center"/>
              <w:rPr>
                <w:sz w:val="20"/>
                <w:szCs w:val="20"/>
                <w:lang w:eastAsia="ko-KR"/>
              </w:rPr>
            </w:pPr>
            <w:r>
              <w:rPr>
                <w:sz w:val="20"/>
                <w:szCs w:val="20"/>
                <w:lang w:eastAsia="ko-KR"/>
              </w:rPr>
              <w:t>0.04</w:t>
            </w:r>
          </w:p>
        </w:tc>
        <w:tc>
          <w:tcPr>
            <w:tcW w:w="994" w:type="dxa"/>
            <w:tcBorders/>
          </w:tcPr>
          <w:p>
            <w:pPr>
              <w:pStyle w:val="Compact"/>
              <w:spacing w:before="36" w:after="36"/>
              <w:jc w:val="center"/>
              <w:rPr>
                <w:sz w:val="20"/>
                <w:szCs w:val="20"/>
                <w:lang w:eastAsia="ko-KR"/>
              </w:rPr>
            </w:pPr>
            <w:r>
              <w:rPr>
                <w:sz w:val="20"/>
                <w:szCs w:val="20"/>
                <w:lang w:eastAsia="ko-KR"/>
              </w:rPr>
              <w:t>0.01</w:t>
            </w:r>
          </w:p>
        </w:tc>
        <w:tc>
          <w:tcPr>
            <w:tcW w:w="973" w:type="dxa"/>
            <w:tcBorders/>
          </w:tcPr>
          <w:p>
            <w:pPr>
              <w:pStyle w:val="Compact"/>
              <w:spacing w:before="36" w:after="36"/>
              <w:jc w:val="center"/>
              <w:rPr>
                <w:sz w:val="20"/>
                <w:szCs w:val="20"/>
                <w:lang w:eastAsia="ko-KR"/>
              </w:rPr>
            </w:pPr>
            <w:r>
              <w:rPr>
                <w:sz w:val="20"/>
                <w:szCs w:val="20"/>
                <w:lang w:eastAsia="ko-KR"/>
              </w:rPr>
              <w:t>6.5</w:t>
            </w:r>
          </w:p>
        </w:tc>
        <w:tc>
          <w:tcPr>
            <w:tcW w:w="739" w:type="dxa"/>
            <w:tcBorders/>
          </w:tcPr>
          <w:p>
            <w:pPr>
              <w:pStyle w:val="Compact"/>
              <w:spacing w:before="36" w:after="36"/>
              <w:jc w:val="center"/>
              <w:rPr>
                <w:sz w:val="20"/>
                <w:szCs w:val="20"/>
                <w:lang w:eastAsia="ko-KR"/>
              </w:rPr>
            </w:pPr>
            <w:r>
              <w:rPr>
                <w:sz w:val="20"/>
                <w:szCs w:val="20"/>
                <w:lang w:eastAsia="ko-KR"/>
              </w:rPr>
              <w:t>21.7</w:t>
            </w:r>
          </w:p>
        </w:tc>
        <w:tc>
          <w:tcPr>
            <w:tcW w:w="739" w:type="dxa"/>
            <w:tcBorders/>
          </w:tcPr>
          <w:p>
            <w:pPr>
              <w:pStyle w:val="Compact"/>
              <w:spacing w:before="36" w:after="36"/>
              <w:jc w:val="center"/>
              <w:rPr>
                <w:sz w:val="20"/>
                <w:szCs w:val="20"/>
                <w:lang w:eastAsia="ko-KR"/>
              </w:rPr>
            </w:pPr>
            <w:r>
              <w:rPr>
                <w:sz w:val="20"/>
                <w:szCs w:val="20"/>
                <w:lang w:eastAsia="ko-KR"/>
              </w:rPr>
              <w:t>5.0</w:t>
            </w:r>
          </w:p>
        </w:tc>
        <w:tc>
          <w:tcPr>
            <w:tcW w:w="861" w:type="dxa"/>
            <w:tcBorders/>
          </w:tcPr>
          <w:p>
            <w:pPr>
              <w:pStyle w:val="Compact"/>
              <w:spacing w:before="36" w:after="36"/>
              <w:jc w:val="center"/>
              <w:rPr>
                <w:sz w:val="20"/>
                <w:szCs w:val="20"/>
                <w:lang w:eastAsia="ko-KR"/>
              </w:rPr>
            </w:pPr>
            <w:r>
              <w:rPr>
                <w:sz w:val="20"/>
                <w:szCs w:val="20"/>
                <w:lang w:eastAsia="ko-KR"/>
              </w:rPr>
              <w:t>75.0</w:t>
            </w:r>
          </w:p>
        </w:tc>
      </w:tr>
    </w:tbl>
    <w:p>
      <w:pPr>
        <w:pStyle w:val="TableCaption"/>
        <w:rPr/>
      </w:pPr>
      <w:bookmarkStart w:id="15" w:name="tbl%3Aplague_positive_high_coverage"/>
      <w:bookmarkEnd w:id="15"/>
      <w:r>
        <w:rPr/>
        <w:t xml:space="preserve">Table 3: Plague positive summary of low coverage genomes. Human (%) and plague (%) derive from shotgun estimates. The mean depth of coverage for the chromosome (CHROM) and the plasmids (pCD1, pMT1, pPCP1) are reported after targeted enrichment. </w:t>
      </w:r>
    </w:p>
    <w:tbl>
      <w:tblPr>
        <w:tblStyle w:val="Table"/>
        <w:tblW w:w="9351" w:type="dxa"/>
        <w:jc w:val="left"/>
        <w:tblInd w:w="0" w:type="dxa"/>
        <w:tblCellMar>
          <w:top w:w="0" w:type="dxa"/>
          <w:left w:w="108" w:type="dxa"/>
          <w:bottom w:w="0" w:type="dxa"/>
          <w:right w:w="108" w:type="dxa"/>
        </w:tblCellMar>
        <w:tblLook w:val="07e0" w:noHBand="1" w:noVBand="1" w:firstColumn="1" w:lastRow="1" w:lastColumn="1" w:firstRow="1"/>
      </w:tblPr>
      <w:tblGrid>
        <w:gridCol w:w="974"/>
        <w:gridCol w:w="971"/>
        <w:gridCol w:w="1469"/>
        <w:gridCol w:w="638"/>
        <w:gridCol w:w="1005"/>
        <w:gridCol w:w="981"/>
        <w:gridCol w:w="973"/>
        <w:gridCol w:w="739"/>
        <w:gridCol w:w="739"/>
        <w:gridCol w:w="861"/>
      </w:tblGrid>
      <w:tr>
        <w:trPr>
          <w:cnfStyle w:val="100000000000" w:firstRow="1" w:lastRow="0" w:firstColumn="0" w:lastColumn="0" w:oddVBand="0" w:evenVBand="0" w:oddHBand="0" w:evenHBand="0" w:firstRowFirstColumn="0" w:firstRowLastColumn="0" w:lastRowFirstColumn="0" w:lastRowLastColumn="0"/>
        </w:trPr>
        <w:tc>
          <w:tcPr>
            <w:tcW w:w="974"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Arch ID</w:t>
            </w:r>
          </w:p>
        </w:tc>
        <w:tc>
          <w:tcPr>
            <w:tcW w:w="971"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Project ID</w:t>
            </w:r>
          </w:p>
        </w:tc>
        <w:tc>
          <w:tcPr>
            <w:tcW w:w="146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Site</w:t>
            </w:r>
          </w:p>
        </w:tc>
        <w:tc>
          <w:tcPr>
            <w:tcW w:w="638"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PCR</w:t>
            </w:r>
          </w:p>
        </w:tc>
        <w:tc>
          <w:tcPr>
            <w:tcW w:w="1005"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Human (%)</w:t>
            </w:r>
          </w:p>
        </w:tc>
        <w:tc>
          <w:tcPr>
            <w:tcW w:w="981"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Plague (%)</w:t>
            </w:r>
          </w:p>
        </w:tc>
        <w:tc>
          <w:tcPr>
            <w:tcW w:w="973"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CHROM</w:t>
            </w:r>
          </w:p>
        </w:tc>
        <w:tc>
          <w:tcPr>
            <w:tcW w:w="73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pCD1</w:t>
            </w:r>
          </w:p>
        </w:tc>
        <w:tc>
          <w:tcPr>
            <w:tcW w:w="73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pMT1</w:t>
            </w:r>
          </w:p>
        </w:tc>
        <w:tc>
          <w:tcPr>
            <w:tcW w:w="861"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pPCP1</w:t>
            </w:r>
          </w:p>
        </w:tc>
      </w:tr>
      <w:tr>
        <w:trPr/>
        <w:tc>
          <w:tcPr>
            <w:tcW w:w="974" w:type="dxa"/>
            <w:tcBorders/>
          </w:tcPr>
          <w:p>
            <w:pPr>
              <w:pStyle w:val="Compact"/>
              <w:spacing w:before="36" w:after="36"/>
              <w:jc w:val="center"/>
              <w:rPr>
                <w:sz w:val="20"/>
                <w:szCs w:val="20"/>
                <w:lang w:eastAsia="ko-KR"/>
              </w:rPr>
            </w:pPr>
            <w:r>
              <w:rPr>
                <w:sz w:val="20"/>
                <w:szCs w:val="20"/>
                <w:lang w:eastAsia="ko-KR"/>
              </w:rPr>
              <w:t>A1155 x1155</w:t>
            </w:r>
          </w:p>
        </w:tc>
        <w:tc>
          <w:tcPr>
            <w:tcW w:w="971" w:type="dxa"/>
            <w:tcBorders/>
          </w:tcPr>
          <w:p>
            <w:pPr>
              <w:pStyle w:val="Compact"/>
              <w:spacing w:before="36" w:after="36"/>
              <w:jc w:val="center"/>
              <w:rPr>
                <w:sz w:val="20"/>
                <w:szCs w:val="20"/>
                <w:lang w:eastAsia="ko-KR"/>
              </w:rPr>
            </w:pPr>
            <w:r>
              <w:rPr>
                <w:sz w:val="20"/>
                <w:szCs w:val="20"/>
                <w:lang w:eastAsia="ko-KR"/>
              </w:rPr>
              <w:t>P384</w:t>
            </w:r>
          </w:p>
        </w:tc>
        <w:tc>
          <w:tcPr>
            <w:tcW w:w="1469" w:type="dxa"/>
            <w:tcBorders/>
          </w:tcPr>
          <w:p>
            <w:pPr>
              <w:pStyle w:val="Compact"/>
              <w:spacing w:before="36" w:after="36"/>
              <w:jc w:val="center"/>
              <w:rPr>
                <w:sz w:val="20"/>
                <w:szCs w:val="20"/>
                <w:lang w:eastAsia="ko-KR"/>
              </w:rPr>
            </w:pPr>
            <w:r>
              <w:rPr>
                <w:sz w:val="20"/>
                <w:szCs w:val="20"/>
                <w:lang w:eastAsia="ko-KR"/>
              </w:rPr>
              <w:t>Ole Wormsgade</w:t>
            </w:r>
          </w:p>
        </w:tc>
        <w:tc>
          <w:tcPr>
            <w:tcW w:w="638" w:type="dxa"/>
            <w:tcBorders/>
          </w:tcPr>
          <w:p>
            <w:pPr>
              <w:pStyle w:val="Compact"/>
              <w:spacing w:before="36" w:after="36"/>
              <w:jc w:val="center"/>
              <w:rPr>
                <w:sz w:val="20"/>
                <w:szCs w:val="20"/>
                <w:lang w:eastAsia="ko-KR"/>
              </w:rPr>
            </w:pPr>
            <w:r>
              <w:rPr>
                <w:sz w:val="20"/>
                <w:szCs w:val="20"/>
                <w:lang w:eastAsia="ko-KR"/>
              </w:rPr>
              <w:t>4/6</w:t>
            </w:r>
          </w:p>
        </w:tc>
        <w:tc>
          <w:tcPr>
            <w:tcW w:w="1005" w:type="dxa"/>
            <w:tcBorders/>
          </w:tcPr>
          <w:p>
            <w:pPr>
              <w:pStyle w:val="Compact"/>
              <w:spacing w:before="36" w:after="36"/>
              <w:jc w:val="center"/>
              <w:rPr>
                <w:sz w:val="20"/>
                <w:szCs w:val="20"/>
                <w:lang w:eastAsia="ko-KR"/>
              </w:rPr>
            </w:pPr>
            <w:r>
              <w:rPr>
                <w:sz w:val="20"/>
                <w:szCs w:val="20"/>
                <w:lang w:eastAsia="ko-KR"/>
              </w:rPr>
              <w:t>0.11</w:t>
            </w:r>
          </w:p>
        </w:tc>
        <w:tc>
          <w:tcPr>
            <w:tcW w:w="981" w:type="dxa"/>
            <w:tcBorders/>
          </w:tcPr>
          <w:p>
            <w:pPr>
              <w:pStyle w:val="Compact"/>
              <w:spacing w:before="36" w:after="36"/>
              <w:jc w:val="center"/>
              <w:rPr>
                <w:sz w:val="20"/>
                <w:szCs w:val="20"/>
                <w:lang w:eastAsia="ko-KR"/>
              </w:rPr>
            </w:pPr>
            <w:r>
              <w:rPr>
                <w:sz w:val="20"/>
                <w:szCs w:val="20"/>
                <w:lang w:eastAsia="ko-KR"/>
              </w:rPr>
              <w:t>0.01</w:t>
            </w:r>
          </w:p>
        </w:tc>
        <w:tc>
          <w:tcPr>
            <w:tcW w:w="973" w:type="dxa"/>
            <w:tcBorders/>
          </w:tcPr>
          <w:p>
            <w:pPr>
              <w:pStyle w:val="Compact"/>
              <w:spacing w:before="36" w:after="36"/>
              <w:jc w:val="center"/>
              <w:rPr>
                <w:sz w:val="20"/>
                <w:szCs w:val="20"/>
                <w:lang w:eastAsia="ko-KR"/>
              </w:rPr>
            </w:pPr>
            <w:r>
              <w:rPr>
                <w:sz w:val="20"/>
                <w:szCs w:val="20"/>
                <w:lang w:eastAsia="ko-KR"/>
              </w:rPr>
              <w:t>1.1</w:t>
            </w:r>
          </w:p>
        </w:tc>
        <w:tc>
          <w:tcPr>
            <w:tcW w:w="739" w:type="dxa"/>
            <w:tcBorders/>
          </w:tcPr>
          <w:p>
            <w:pPr>
              <w:pStyle w:val="Compact"/>
              <w:spacing w:before="36" w:after="36"/>
              <w:jc w:val="center"/>
              <w:rPr>
                <w:sz w:val="20"/>
                <w:szCs w:val="20"/>
                <w:lang w:eastAsia="ko-KR"/>
              </w:rPr>
            </w:pPr>
            <w:r>
              <w:rPr>
                <w:sz w:val="20"/>
                <w:szCs w:val="20"/>
                <w:lang w:eastAsia="ko-KR"/>
              </w:rPr>
              <w:t>4.8</w:t>
            </w:r>
          </w:p>
        </w:tc>
        <w:tc>
          <w:tcPr>
            <w:tcW w:w="739" w:type="dxa"/>
            <w:tcBorders/>
          </w:tcPr>
          <w:p>
            <w:pPr>
              <w:pStyle w:val="Compact"/>
              <w:spacing w:before="36" w:after="36"/>
              <w:jc w:val="center"/>
              <w:rPr>
                <w:sz w:val="20"/>
                <w:szCs w:val="20"/>
                <w:lang w:eastAsia="ko-KR"/>
              </w:rPr>
            </w:pPr>
            <w:r>
              <w:rPr>
                <w:sz w:val="20"/>
                <w:szCs w:val="20"/>
                <w:lang w:eastAsia="ko-KR"/>
              </w:rPr>
              <w:t>1.4</w:t>
            </w:r>
          </w:p>
        </w:tc>
        <w:tc>
          <w:tcPr>
            <w:tcW w:w="861" w:type="dxa"/>
            <w:tcBorders/>
          </w:tcPr>
          <w:p>
            <w:pPr>
              <w:pStyle w:val="Compact"/>
              <w:spacing w:before="36" w:after="36"/>
              <w:jc w:val="center"/>
              <w:rPr>
                <w:sz w:val="20"/>
                <w:szCs w:val="20"/>
                <w:lang w:eastAsia="ko-KR"/>
              </w:rPr>
            </w:pPr>
            <w:r>
              <w:rPr>
                <w:sz w:val="20"/>
                <w:szCs w:val="20"/>
                <w:lang w:eastAsia="ko-KR"/>
              </w:rPr>
              <w:t>19.6</w:t>
            </w:r>
          </w:p>
        </w:tc>
      </w:tr>
      <w:tr>
        <w:trPr/>
        <w:tc>
          <w:tcPr>
            <w:tcW w:w="974" w:type="dxa"/>
            <w:tcBorders/>
          </w:tcPr>
          <w:p>
            <w:pPr>
              <w:pStyle w:val="Compact"/>
              <w:spacing w:before="36" w:after="36"/>
              <w:jc w:val="center"/>
              <w:rPr>
                <w:sz w:val="20"/>
                <w:szCs w:val="20"/>
                <w:lang w:eastAsia="ko-KR"/>
              </w:rPr>
            </w:pPr>
            <w:r>
              <w:rPr>
                <w:sz w:val="20"/>
                <w:szCs w:val="20"/>
                <w:lang w:eastAsia="ko-KR"/>
              </w:rPr>
              <w:t>Gr ID 319</w:t>
            </w:r>
          </w:p>
        </w:tc>
        <w:tc>
          <w:tcPr>
            <w:tcW w:w="971" w:type="dxa"/>
            <w:tcBorders/>
          </w:tcPr>
          <w:p>
            <w:pPr>
              <w:pStyle w:val="Compact"/>
              <w:spacing w:before="36" w:after="36"/>
              <w:jc w:val="center"/>
              <w:rPr>
                <w:sz w:val="20"/>
                <w:szCs w:val="20"/>
                <w:lang w:eastAsia="ko-KR"/>
              </w:rPr>
            </w:pPr>
            <w:r>
              <w:rPr>
                <w:sz w:val="20"/>
                <w:szCs w:val="20"/>
                <w:lang w:eastAsia="ko-KR"/>
              </w:rPr>
              <w:t>R21</w:t>
            </w:r>
          </w:p>
        </w:tc>
        <w:tc>
          <w:tcPr>
            <w:tcW w:w="1469" w:type="dxa"/>
            <w:tcBorders/>
          </w:tcPr>
          <w:p>
            <w:pPr>
              <w:pStyle w:val="Compact"/>
              <w:spacing w:before="36" w:after="36"/>
              <w:jc w:val="center"/>
              <w:rPr>
                <w:sz w:val="20"/>
                <w:szCs w:val="20"/>
                <w:lang w:eastAsia="ko-KR"/>
              </w:rPr>
            </w:pPr>
            <w:r>
              <w:rPr>
                <w:sz w:val="20"/>
                <w:szCs w:val="20"/>
                <w:lang w:eastAsia="ko-KR"/>
              </w:rPr>
              <w:t>Faldborg</w:t>
            </w:r>
          </w:p>
        </w:tc>
        <w:tc>
          <w:tcPr>
            <w:tcW w:w="638" w:type="dxa"/>
            <w:tcBorders/>
          </w:tcPr>
          <w:p>
            <w:pPr>
              <w:pStyle w:val="Compact"/>
              <w:spacing w:before="36" w:after="36"/>
              <w:jc w:val="center"/>
              <w:rPr>
                <w:sz w:val="20"/>
                <w:szCs w:val="20"/>
                <w:lang w:eastAsia="ko-KR"/>
              </w:rPr>
            </w:pPr>
            <w:r>
              <w:rPr>
                <w:sz w:val="20"/>
                <w:szCs w:val="20"/>
                <w:lang w:eastAsia="ko-KR"/>
              </w:rPr>
              <w:t>6/6</w:t>
            </w:r>
          </w:p>
        </w:tc>
        <w:tc>
          <w:tcPr>
            <w:tcW w:w="1005" w:type="dxa"/>
            <w:tcBorders/>
          </w:tcPr>
          <w:p>
            <w:pPr>
              <w:pStyle w:val="Compact"/>
              <w:spacing w:before="36" w:after="36"/>
              <w:jc w:val="center"/>
              <w:rPr>
                <w:sz w:val="20"/>
                <w:szCs w:val="20"/>
                <w:lang w:eastAsia="ko-KR"/>
              </w:rPr>
            </w:pPr>
            <w:r>
              <w:rPr>
                <w:sz w:val="20"/>
                <w:szCs w:val="20"/>
                <w:lang w:eastAsia="ko-KR"/>
              </w:rPr>
              <w:t>0.85</w:t>
            </w:r>
          </w:p>
        </w:tc>
        <w:tc>
          <w:tcPr>
            <w:tcW w:w="981" w:type="dxa"/>
            <w:tcBorders/>
          </w:tcPr>
          <w:p>
            <w:pPr>
              <w:pStyle w:val="Compact"/>
              <w:spacing w:before="36" w:after="36"/>
              <w:jc w:val="center"/>
              <w:rPr>
                <w:sz w:val="20"/>
                <w:szCs w:val="20"/>
                <w:lang w:eastAsia="ko-KR"/>
              </w:rPr>
            </w:pPr>
            <w:r>
              <w:rPr>
                <w:sz w:val="20"/>
                <w:szCs w:val="20"/>
                <w:lang w:eastAsia="ko-KR"/>
              </w:rPr>
              <w:t>0.01</w:t>
            </w:r>
          </w:p>
        </w:tc>
        <w:tc>
          <w:tcPr>
            <w:tcW w:w="973" w:type="dxa"/>
            <w:tcBorders/>
          </w:tcPr>
          <w:p>
            <w:pPr>
              <w:pStyle w:val="Compact"/>
              <w:spacing w:before="36" w:after="36"/>
              <w:jc w:val="center"/>
              <w:rPr>
                <w:sz w:val="20"/>
                <w:szCs w:val="20"/>
                <w:lang w:eastAsia="ko-KR"/>
              </w:rPr>
            </w:pPr>
            <w:r>
              <w:rPr>
                <w:sz w:val="20"/>
                <w:szCs w:val="20"/>
                <w:lang w:eastAsia="ko-KR"/>
              </w:rPr>
              <w:t>2.6</w:t>
            </w:r>
          </w:p>
        </w:tc>
        <w:tc>
          <w:tcPr>
            <w:tcW w:w="739" w:type="dxa"/>
            <w:tcBorders/>
          </w:tcPr>
          <w:p>
            <w:pPr>
              <w:pStyle w:val="Compact"/>
              <w:spacing w:before="36" w:after="36"/>
              <w:jc w:val="center"/>
              <w:rPr>
                <w:sz w:val="20"/>
                <w:szCs w:val="20"/>
                <w:lang w:eastAsia="ko-KR"/>
              </w:rPr>
            </w:pPr>
            <w:r>
              <w:rPr>
                <w:sz w:val="20"/>
                <w:szCs w:val="20"/>
                <w:lang w:eastAsia="ko-KR"/>
              </w:rPr>
              <w:t>3.8</w:t>
            </w:r>
          </w:p>
        </w:tc>
        <w:tc>
          <w:tcPr>
            <w:tcW w:w="739" w:type="dxa"/>
            <w:tcBorders/>
          </w:tcPr>
          <w:p>
            <w:pPr>
              <w:pStyle w:val="Compact"/>
              <w:spacing w:before="36" w:after="36"/>
              <w:jc w:val="center"/>
              <w:rPr>
                <w:sz w:val="20"/>
                <w:szCs w:val="20"/>
                <w:lang w:eastAsia="ko-KR"/>
              </w:rPr>
            </w:pPr>
            <w:r>
              <w:rPr>
                <w:sz w:val="20"/>
                <w:szCs w:val="20"/>
                <w:lang w:eastAsia="ko-KR"/>
              </w:rPr>
              <w:t>2.3</w:t>
            </w:r>
          </w:p>
        </w:tc>
        <w:tc>
          <w:tcPr>
            <w:tcW w:w="861" w:type="dxa"/>
            <w:tcBorders/>
          </w:tcPr>
          <w:p>
            <w:pPr>
              <w:pStyle w:val="Compact"/>
              <w:spacing w:before="36" w:after="36"/>
              <w:jc w:val="center"/>
              <w:rPr>
                <w:sz w:val="20"/>
                <w:szCs w:val="20"/>
                <w:lang w:eastAsia="ko-KR"/>
              </w:rPr>
            </w:pPr>
            <w:r>
              <w:rPr>
                <w:sz w:val="20"/>
                <w:szCs w:val="20"/>
                <w:lang w:eastAsia="ko-KR"/>
              </w:rPr>
              <w:t>0.4</w:t>
            </w:r>
          </w:p>
        </w:tc>
      </w:tr>
      <w:tr>
        <w:trPr/>
        <w:tc>
          <w:tcPr>
            <w:tcW w:w="974" w:type="dxa"/>
            <w:tcBorders/>
          </w:tcPr>
          <w:p>
            <w:pPr>
              <w:pStyle w:val="Compact"/>
              <w:spacing w:before="36" w:after="36"/>
              <w:jc w:val="center"/>
              <w:rPr>
                <w:sz w:val="20"/>
                <w:szCs w:val="20"/>
                <w:lang w:eastAsia="ko-KR"/>
              </w:rPr>
            </w:pPr>
            <w:r>
              <w:rPr>
                <w:sz w:val="20"/>
                <w:szCs w:val="20"/>
                <w:lang w:eastAsia="ko-KR"/>
              </w:rPr>
              <w:t>A19 X21</w:t>
            </w:r>
          </w:p>
        </w:tc>
        <w:tc>
          <w:tcPr>
            <w:tcW w:w="971" w:type="dxa"/>
            <w:tcBorders/>
          </w:tcPr>
          <w:p>
            <w:pPr>
              <w:pStyle w:val="Compact"/>
              <w:spacing w:before="36" w:after="36"/>
              <w:jc w:val="center"/>
              <w:rPr>
                <w:sz w:val="20"/>
                <w:szCs w:val="20"/>
                <w:lang w:eastAsia="ko-KR"/>
              </w:rPr>
            </w:pPr>
            <w:r>
              <w:rPr>
                <w:sz w:val="20"/>
                <w:szCs w:val="20"/>
                <w:lang w:eastAsia="ko-KR"/>
              </w:rPr>
              <w:t>D24</w:t>
            </w:r>
          </w:p>
        </w:tc>
        <w:tc>
          <w:tcPr>
            <w:tcW w:w="1469" w:type="dxa"/>
            <w:tcBorders/>
          </w:tcPr>
          <w:p>
            <w:pPr>
              <w:pStyle w:val="Compact"/>
              <w:spacing w:before="36" w:after="36"/>
              <w:jc w:val="center"/>
              <w:rPr>
                <w:sz w:val="20"/>
                <w:szCs w:val="20"/>
                <w:lang w:eastAsia="ko-KR"/>
              </w:rPr>
            </w:pPr>
            <w:r>
              <w:rPr>
                <w:sz w:val="20"/>
                <w:szCs w:val="20"/>
                <w:lang w:eastAsia="ko-KR"/>
              </w:rPr>
              <w:t>Hågerup</w:t>
            </w:r>
          </w:p>
        </w:tc>
        <w:tc>
          <w:tcPr>
            <w:tcW w:w="638" w:type="dxa"/>
            <w:tcBorders/>
          </w:tcPr>
          <w:p>
            <w:pPr>
              <w:pStyle w:val="Compact"/>
              <w:spacing w:before="36" w:after="36"/>
              <w:jc w:val="center"/>
              <w:rPr>
                <w:sz w:val="20"/>
                <w:szCs w:val="20"/>
                <w:lang w:eastAsia="ko-KR"/>
              </w:rPr>
            </w:pPr>
            <w:r>
              <w:rPr>
                <w:sz w:val="20"/>
                <w:szCs w:val="20"/>
                <w:lang w:eastAsia="ko-KR"/>
              </w:rPr>
              <w:t>6/6</w:t>
            </w:r>
          </w:p>
        </w:tc>
        <w:tc>
          <w:tcPr>
            <w:tcW w:w="1005" w:type="dxa"/>
            <w:tcBorders/>
          </w:tcPr>
          <w:p>
            <w:pPr>
              <w:pStyle w:val="Compact"/>
              <w:spacing w:before="36" w:after="36"/>
              <w:jc w:val="center"/>
              <w:rPr>
                <w:sz w:val="20"/>
                <w:szCs w:val="20"/>
                <w:lang w:eastAsia="ko-KR"/>
              </w:rPr>
            </w:pPr>
            <w:r>
              <w:rPr>
                <w:sz w:val="20"/>
                <w:szCs w:val="20"/>
                <w:lang w:eastAsia="ko-KR"/>
              </w:rPr>
              <w:t>0.55</w:t>
            </w:r>
          </w:p>
        </w:tc>
        <w:tc>
          <w:tcPr>
            <w:tcW w:w="981" w:type="dxa"/>
            <w:tcBorders/>
          </w:tcPr>
          <w:p>
            <w:pPr>
              <w:pStyle w:val="Compact"/>
              <w:spacing w:before="36" w:after="36"/>
              <w:jc w:val="center"/>
              <w:rPr>
                <w:sz w:val="20"/>
                <w:szCs w:val="20"/>
                <w:lang w:eastAsia="ko-KR"/>
              </w:rPr>
            </w:pPr>
            <w:r>
              <w:rPr>
                <w:sz w:val="20"/>
                <w:szCs w:val="20"/>
                <w:lang w:eastAsia="ko-KR"/>
              </w:rPr>
              <w:t>0.01</w:t>
            </w:r>
          </w:p>
        </w:tc>
        <w:tc>
          <w:tcPr>
            <w:tcW w:w="973" w:type="dxa"/>
            <w:tcBorders/>
          </w:tcPr>
          <w:p>
            <w:pPr>
              <w:pStyle w:val="Compact"/>
              <w:spacing w:before="36" w:after="36"/>
              <w:jc w:val="center"/>
              <w:rPr>
                <w:sz w:val="20"/>
                <w:szCs w:val="20"/>
                <w:lang w:eastAsia="ko-KR"/>
              </w:rPr>
            </w:pPr>
            <w:r>
              <w:rPr>
                <w:sz w:val="20"/>
                <w:szCs w:val="20"/>
                <w:lang w:eastAsia="ko-KR"/>
              </w:rPr>
              <w:t>2.6</w:t>
            </w:r>
          </w:p>
        </w:tc>
        <w:tc>
          <w:tcPr>
            <w:tcW w:w="739" w:type="dxa"/>
            <w:tcBorders/>
          </w:tcPr>
          <w:p>
            <w:pPr>
              <w:pStyle w:val="Compact"/>
              <w:spacing w:before="36" w:after="36"/>
              <w:jc w:val="center"/>
              <w:rPr>
                <w:sz w:val="20"/>
                <w:szCs w:val="20"/>
                <w:lang w:eastAsia="ko-KR"/>
              </w:rPr>
            </w:pPr>
            <w:r>
              <w:rPr>
                <w:sz w:val="20"/>
                <w:szCs w:val="20"/>
                <w:lang w:eastAsia="ko-KR"/>
              </w:rPr>
              <w:t>6.1</w:t>
            </w:r>
          </w:p>
        </w:tc>
        <w:tc>
          <w:tcPr>
            <w:tcW w:w="739" w:type="dxa"/>
            <w:tcBorders/>
          </w:tcPr>
          <w:p>
            <w:pPr>
              <w:pStyle w:val="Compact"/>
              <w:spacing w:before="36" w:after="36"/>
              <w:jc w:val="center"/>
              <w:rPr>
                <w:sz w:val="20"/>
                <w:szCs w:val="20"/>
                <w:lang w:eastAsia="ko-KR"/>
              </w:rPr>
            </w:pPr>
            <w:r>
              <w:rPr>
                <w:sz w:val="20"/>
                <w:szCs w:val="20"/>
                <w:lang w:eastAsia="ko-KR"/>
              </w:rPr>
              <w:t>1.9</w:t>
            </w:r>
          </w:p>
        </w:tc>
        <w:tc>
          <w:tcPr>
            <w:tcW w:w="861" w:type="dxa"/>
            <w:tcBorders/>
          </w:tcPr>
          <w:p>
            <w:pPr>
              <w:pStyle w:val="Compact"/>
              <w:spacing w:before="36" w:after="36"/>
              <w:jc w:val="center"/>
              <w:rPr>
                <w:sz w:val="20"/>
                <w:szCs w:val="20"/>
                <w:lang w:eastAsia="ko-KR"/>
              </w:rPr>
            </w:pPr>
            <w:r>
              <w:rPr>
                <w:sz w:val="20"/>
                <w:szCs w:val="20"/>
                <w:lang w:eastAsia="ko-KR"/>
              </w:rPr>
              <w:t>0.7</w:t>
            </w:r>
          </w:p>
        </w:tc>
      </w:tr>
      <w:tr>
        <w:trPr/>
        <w:tc>
          <w:tcPr>
            <w:tcW w:w="974" w:type="dxa"/>
            <w:tcBorders/>
          </w:tcPr>
          <w:p>
            <w:pPr>
              <w:pStyle w:val="Compact"/>
              <w:spacing w:before="36" w:after="36"/>
              <w:jc w:val="center"/>
              <w:rPr>
                <w:sz w:val="20"/>
                <w:szCs w:val="20"/>
                <w:lang w:eastAsia="ko-KR"/>
              </w:rPr>
            </w:pPr>
            <w:r>
              <w:rPr>
                <w:sz w:val="20"/>
                <w:szCs w:val="20"/>
                <w:lang w:eastAsia="ko-KR"/>
              </w:rPr>
              <w:t>X1265</w:t>
            </w:r>
          </w:p>
        </w:tc>
        <w:tc>
          <w:tcPr>
            <w:tcW w:w="971" w:type="dxa"/>
            <w:tcBorders/>
          </w:tcPr>
          <w:p>
            <w:pPr>
              <w:pStyle w:val="Compact"/>
              <w:spacing w:before="36" w:after="36"/>
              <w:jc w:val="center"/>
              <w:rPr>
                <w:sz w:val="20"/>
                <w:szCs w:val="20"/>
                <w:lang w:eastAsia="ko-KR"/>
              </w:rPr>
            </w:pPr>
            <w:r>
              <w:rPr>
                <w:sz w:val="20"/>
                <w:szCs w:val="20"/>
                <w:lang w:eastAsia="ko-KR"/>
              </w:rPr>
              <w:t>P246</w:t>
            </w:r>
          </w:p>
        </w:tc>
        <w:tc>
          <w:tcPr>
            <w:tcW w:w="1469" w:type="dxa"/>
            <w:tcBorders/>
          </w:tcPr>
          <w:p>
            <w:pPr>
              <w:pStyle w:val="Compact"/>
              <w:spacing w:before="36" w:after="36"/>
              <w:jc w:val="center"/>
              <w:rPr>
                <w:sz w:val="20"/>
                <w:szCs w:val="20"/>
                <w:lang w:eastAsia="ko-KR"/>
              </w:rPr>
            </w:pPr>
            <w:r>
              <w:rPr>
                <w:sz w:val="20"/>
                <w:szCs w:val="20"/>
                <w:lang w:eastAsia="ko-KR"/>
              </w:rPr>
              <w:t>Ribe Lindegärden</w:t>
            </w:r>
          </w:p>
        </w:tc>
        <w:tc>
          <w:tcPr>
            <w:tcW w:w="638" w:type="dxa"/>
            <w:tcBorders/>
          </w:tcPr>
          <w:p>
            <w:pPr>
              <w:pStyle w:val="Compact"/>
              <w:spacing w:before="36" w:after="36"/>
              <w:jc w:val="center"/>
              <w:rPr>
                <w:sz w:val="20"/>
                <w:szCs w:val="20"/>
                <w:lang w:eastAsia="ko-KR"/>
              </w:rPr>
            </w:pPr>
            <w:r>
              <w:rPr>
                <w:sz w:val="20"/>
                <w:szCs w:val="20"/>
                <w:lang w:eastAsia="ko-KR"/>
              </w:rPr>
              <w:t>6/6</w:t>
            </w:r>
          </w:p>
        </w:tc>
        <w:tc>
          <w:tcPr>
            <w:tcW w:w="1005" w:type="dxa"/>
            <w:tcBorders/>
          </w:tcPr>
          <w:p>
            <w:pPr>
              <w:pStyle w:val="Compact"/>
              <w:spacing w:before="36" w:after="36"/>
              <w:jc w:val="center"/>
              <w:rPr>
                <w:sz w:val="20"/>
                <w:szCs w:val="20"/>
                <w:lang w:eastAsia="ko-KR"/>
              </w:rPr>
            </w:pPr>
            <w:r>
              <w:rPr>
                <w:sz w:val="20"/>
                <w:szCs w:val="20"/>
                <w:lang w:eastAsia="ko-KR"/>
              </w:rPr>
              <w:t>0.03</w:t>
            </w:r>
          </w:p>
        </w:tc>
        <w:tc>
          <w:tcPr>
            <w:tcW w:w="981" w:type="dxa"/>
            <w:tcBorders/>
          </w:tcPr>
          <w:p>
            <w:pPr>
              <w:pStyle w:val="Compact"/>
              <w:spacing w:before="36" w:after="36"/>
              <w:jc w:val="center"/>
              <w:rPr>
                <w:sz w:val="20"/>
                <w:szCs w:val="20"/>
                <w:lang w:eastAsia="ko-KR"/>
              </w:rPr>
            </w:pPr>
            <w:r>
              <w:rPr>
                <w:sz w:val="20"/>
                <w:szCs w:val="20"/>
                <w:lang w:eastAsia="ko-KR"/>
              </w:rPr>
              <w:t>0.01</w:t>
            </w:r>
          </w:p>
        </w:tc>
        <w:tc>
          <w:tcPr>
            <w:tcW w:w="973" w:type="dxa"/>
            <w:tcBorders/>
          </w:tcPr>
          <w:p>
            <w:pPr>
              <w:pStyle w:val="Compact"/>
              <w:spacing w:before="36" w:after="36"/>
              <w:jc w:val="center"/>
              <w:rPr>
                <w:sz w:val="20"/>
                <w:szCs w:val="20"/>
                <w:lang w:eastAsia="ko-KR"/>
              </w:rPr>
            </w:pPr>
            <w:r>
              <w:rPr>
                <w:sz w:val="20"/>
                <w:szCs w:val="20"/>
                <w:lang w:eastAsia="ko-KR"/>
              </w:rPr>
              <w:t>0.1</w:t>
            </w:r>
          </w:p>
        </w:tc>
        <w:tc>
          <w:tcPr>
            <w:tcW w:w="739" w:type="dxa"/>
            <w:tcBorders/>
          </w:tcPr>
          <w:p>
            <w:pPr>
              <w:pStyle w:val="Compact"/>
              <w:spacing w:before="36" w:after="36"/>
              <w:jc w:val="center"/>
              <w:rPr>
                <w:sz w:val="20"/>
                <w:szCs w:val="20"/>
                <w:lang w:eastAsia="ko-KR"/>
              </w:rPr>
            </w:pPr>
            <w:r>
              <w:rPr>
                <w:sz w:val="20"/>
                <w:szCs w:val="20"/>
                <w:lang w:eastAsia="ko-KR"/>
              </w:rPr>
              <w:t>0.1</w:t>
            </w:r>
          </w:p>
        </w:tc>
        <w:tc>
          <w:tcPr>
            <w:tcW w:w="739" w:type="dxa"/>
            <w:tcBorders/>
          </w:tcPr>
          <w:p>
            <w:pPr>
              <w:pStyle w:val="Compact"/>
              <w:spacing w:before="36" w:after="36"/>
              <w:jc w:val="center"/>
              <w:rPr>
                <w:sz w:val="20"/>
                <w:szCs w:val="20"/>
                <w:lang w:eastAsia="ko-KR"/>
              </w:rPr>
            </w:pPr>
            <w:r>
              <w:rPr>
                <w:sz w:val="20"/>
                <w:szCs w:val="20"/>
                <w:lang w:eastAsia="ko-KR"/>
              </w:rPr>
              <w:t>0.1</w:t>
            </w:r>
          </w:p>
        </w:tc>
        <w:tc>
          <w:tcPr>
            <w:tcW w:w="861" w:type="dxa"/>
            <w:tcBorders/>
          </w:tcPr>
          <w:p>
            <w:pPr>
              <w:pStyle w:val="Compact"/>
              <w:spacing w:before="36" w:after="36"/>
              <w:jc w:val="center"/>
              <w:rPr>
                <w:sz w:val="20"/>
                <w:szCs w:val="20"/>
                <w:lang w:eastAsia="ko-KR"/>
              </w:rPr>
            </w:pPr>
            <w:r>
              <w:rPr>
                <w:sz w:val="20"/>
                <w:szCs w:val="20"/>
                <w:lang w:eastAsia="ko-KR"/>
              </w:rPr>
              <w:t>3.2</w:t>
            </w:r>
          </w:p>
        </w:tc>
      </w:tr>
    </w:tbl>
    <w:p>
      <w:pPr>
        <w:pStyle w:val="Heading3"/>
        <w:rPr/>
      </w:pPr>
      <w:bookmarkStart w:id="16" w:name="skeletal-dating"/>
      <w:r>
        <w:rPr/>
        <w:t>Skeletal Dating</w:t>
      </w:r>
      <w:bookmarkEnd w:id="16"/>
    </w:p>
    <w:p>
      <w:pPr>
        <w:pStyle w:val="FirstParagraph"/>
        <w:rPr/>
      </w:pPr>
      <w:r>
        <w:rPr/>
        <w:t>I’m relying heavily on the discussion in Boldsen (2009) [</w:t>
      </w:r>
      <w:hyperlink w:anchor="ref-eD3kpkYB">
        <w:r>
          <w:rPr>
            <w:rStyle w:val="InternetLink"/>
          </w:rPr>
          <w:t>3</w:t>
        </w:r>
      </w:hyperlink>
      <w:r>
        <w:rPr/>
        <w:t>], as quoted here:</w:t>
      </w:r>
    </w:p>
    <w:p>
      <w:pPr>
        <w:pStyle w:val="TextBody"/>
        <w:rPr/>
      </w:pPr>
      <w:r>
        <w:rPr>
          <w:i/>
        </w:rPr>
        <w:t>“</w:t>
      </w:r>
      <w:r>
        <w:rPr>
          <w:i/>
        </w:rPr>
        <w:t>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p>
    <w:p>
      <w:pPr>
        <w:pStyle w:val="TextBody"/>
        <w:rPr/>
      </w:pPr>
      <w:r>
        <w:rPr>
          <w:i/>
        </w:rPr>
        <w:t>“</w:t>
      </w:r>
      <w:r>
        <w:rPr>
          <w:i/>
        </w:rPr>
        <w:t>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t>.</w:t>
      </w:r>
    </w:p>
    <w:p>
      <w:pPr>
        <w:pStyle w:val="CaptionedFigure"/>
        <w:rPr/>
      </w:pPr>
      <w:r>
        <w:rPr/>
        <w:drawing>
          <wp:inline distT="0" distB="0" distL="0" distR="0">
            <wp:extent cx="5943600" cy="4531995"/>
            <wp:effectExtent l="0" t="0" r="0" b="0"/>
            <wp:docPr id="2" name="Image1" descr="Figure 2: Arm position d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rm position dating."/>
                    <pic:cNvPicPr>
                      <a:picLocks noChangeAspect="1" noChangeArrowheads="1"/>
                    </pic:cNvPicPr>
                  </pic:nvPicPr>
                  <pic:blipFill>
                    <a:blip r:embed="rId15"/>
                    <a:stretch>
                      <a:fillRect/>
                    </a:stretch>
                  </pic:blipFill>
                  <pic:spPr bwMode="auto">
                    <a:xfrm>
                      <a:off x="0" y="0"/>
                      <a:ext cx="5943600" cy="4531995"/>
                    </a:xfrm>
                    <a:prstGeom prst="rect">
                      <a:avLst/>
                    </a:prstGeom>
                  </pic:spPr>
                </pic:pic>
              </a:graphicData>
            </a:graphic>
          </wp:inline>
        </w:drawing>
      </w:r>
    </w:p>
    <w:p>
      <w:pPr>
        <w:pStyle w:val="ImageCaption"/>
        <w:rPr/>
      </w:pPr>
      <w:r>
        <w:rPr/>
        <w:t>Figure 2: Arm position dating.</w:t>
      </w:r>
      <w:bookmarkStart w:id="17" w:name="fig%3Adating_arm_position"/>
      <w:bookmarkEnd w:id="17"/>
    </w:p>
    <w:p>
      <w:pPr>
        <w:pStyle w:val="BlockText"/>
        <w:rPr/>
      </w:pPr>
      <w:r>
        <w:rPr>
          <w:b/>
        </w:rPr>
        <w:t>Question for Julia Gamble and Jesper Boldsen.</w:t>
      </w:r>
      <w:r>
        <w:rPr/>
        <w:t xml:space="preserve"> Can I use this diagram to broadly assign time periods to arm positions? If so, I can add greater resolution to Figure </w:t>
      </w:r>
      <w:hyperlink w:anchor="fig:timeline_sites">
        <w:r>
          <w:rPr>
            <w:rStyle w:val="InternetLink"/>
          </w:rPr>
          <w:t>3</w:t>
        </w:r>
      </w:hyperlink>
      <w:r>
        <w:rPr/>
        <w:t>. - Position A: 1150 - 1325 - Position B: 1250 - 1425 - Position C: 1350 - 1550 - Position D: 1450 - 1550</w:t>
      </w:r>
    </w:p>
    <w:p>
      <w:pPr>
        <w:pStyle w:val="Normal"/>
        <w:rPr>
          <w:rFonts w:eastAsia="맑은 고딕" w:cs="" w:cstheme="majorBidi" w:eastAsiaTheme="majorEastAsia"/>
          <w:b/>
          <w:b/>
          <w:bCs/>
          <w:sz w:val="30"/>
          <w:szCs w:val="24"/>
        </w:rPr>
      </w:pPr>
      <w:r>
        <w:rPr>
          <w:rFonts w:eastAsia="맑은 고딕" w:cs="" w:cstheme="majorBidi" w:eastAsiaTheme="majorEastAsia"/>
          <w:b/>
          <w:bCs/>
          <w:sz w:val="30"/>
          <w:szCs w:val="24"/>
        </w:rPr>
      </w:r>
      <w:bookmarkStart w:id="18" w:name="molecular-dating"/>
      <w:bookmarkStart w:id="19" w:name="molecular-dating"/>
      <w:r>
        <w:br w:type="page"/>
      </w:r>
    </w:p>
    <w:p>
      <w:pPr>
        <w:pStyle w:val="Heading3"/>
        <w:rPr/>
      </w:pPr>
      <w:bookmarkStart w:id="20" w:name="molecular-dating"/>
      <w:r>
        <w:rPr/>
        <w:t>Molecular Dating</w:t>
      </w:r>
      <w:bookmarkEnd w:id="20"/>
    </w:p>
    <w:p>
      <w:pPr>
        <w:pStyle w:val="FirstParagraph"/>
        <w:rPr/>
      </w:pPr>
      <w:r>
        <w:rPr/>
        <w:t xml:space="preserve">A Bayesian Evaluation of Temporal Signal (BETS) revealed decisive support for temporal signal during the Second Pandemic, with the relaxed clock model having the highest </w:t>
      </w:r>
      <w:ins w:id="1" w:author="Sebastian Duchene" w:date="2021-07-26T12:09:03Z">
        <w:r>
          <w:rPr/>
          <w:t xml:space="preserve">log </w:t>
        </w:r>
      </w:ins>
      <w:ins w:id="2" w:author="Sebastian Duchene" w:date="2021-07-26T12:08:58Z">
        <w:r>
          <w:rPr/>
          <w:t xml:space="preserve">marginal </w:t>
        </w:r>
      </w:ins>
      <w:r>
        <w:rPr/>
        <w:t xml:space="preserve">likelihood (Table </w:t>
      </w:r>
      <w:hyperlink w:anchor="tbl:bets_summary">
        <w:r>
          <w:rPr>
            <w:rStyle w:val="InternetLink"/>
          </w:rPr>
          <w:t>4</w:t>
        </w:r>
      </w:hyperlink>
      <w:r>
        <w:rPr/>
        <w:t xml:space="preserve">). After running the Monte Carlo Markov Chain (MCMC) analysis for a total of 150,000,000 generations, the estimated sample size (ESS) scores were sufficiently high (&gt;200) for all parameters except for the tip-date of Russian strain Azov38, which could not be refined beyond a 95% highest posterior density (HPD) interval of 1553 to 1686 (Figure </w:t>
      </w:r>
      <w:hyperlink w:anchor="fig:SAMEA7313243_45_date">
        <w:r>
          <w:rPr>
            <w:rStyle w:val="InternetLink"/>
          </w:rPr>
          <w:t>12</w:t>
        </w:r>
      </w:hyperlink>
      <w:r>
        <w:rPr/>
        <w:t>).</w:t>
      </w:r>
    </w:p>
    <w:p>
      <w:pPr>
        <w:pStyle w:val="TableCaption"/>
        <w:rPr/>
      </w:pPr>
      <w:r>
        <w:rPr/>
        <w:t xml:space="preserve">Table 4: Summary of clock model comparisons using a Bayesian Evaluation of Temporal Signal (BETS) analysis. </w:t>
      </w:r>
    </w:p>
    <w:tbl>
      <w:tblPr>
        <w:tblStyle w:val="Table"/>
        <w:tblW w:w="8584" w:type="dxa"/>
        <w:jc w:val="left"/>
        <w:tblInd w:w="0" w:type="dxa"/>
        <w:tblCellMar>
          <w:top w:w="0" w:type="dxa"/>
          <w:left w:w="108" w:type="dxa"/>
          <w:bottom w:w="0" w:type="dxa"/>
          <w:right w:w="108" w:type="dxa"/>
        </w:tblCellMar>
        <w:tblLook w:val="07e0" w:noHBand="1" w:noVBand="1" w:firstColumn="1" w:lastRow="1" w:lastColumn="1" w:firstRow="1"/>
      </w:tblPr>
      <w:tblGrid>
        <w:gridCol w:w="1505"/>
        <w:gridCol w:w="762"/>
        <w:gridCol w:w="1215"/>
        <w:gridCol w:w="2017"/>
        <w:gridCol w:w="3085"/>
      </w:tblGrid>
      <w:tr>
        <w:trPr>
          <w:cnfStyle w:val="100000000000" w:firstRow="1" w:lastRow="0" w:firstColumn="0" w:lastColumn="0" w:oddVBand="0" w:evenVBand="0" w:oddHBand="0" w:evenHBand="0" w:firstRowFirstColumn="0" w:firstRowLastColumn="0" w:lastRowFirstColumn="0" w:lastRowLastColumn="0"/>
        </w:trPr>
        <w:tc>
          <w:tcPr>
            <w:tcW w:w="1505"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Model</w:t>
            </w:r>
          </w:p>
        </w:tc>
        <w:tc>
          <w:tcPr>
            <w:tcW w:w="762"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Dates</w:t>
            </w:r>
          </w:p>
        </w:tc>
        <w:tc>
          <w:tcPr>
            <w:tcW w:w="1215" w:type="dxa"/>
            <w:tcBorders>
              <w:bottom w:val="single" w:sz="6" w:space="0" w:color="000000"/>
            </w:tcBorders>
            <w:vAlign w:val="bottom"/>
          </w:tcPr>
          <w:p>
            <w:pPr>
              <w:pStyle w:val="Compact"/>
              <w:spacing w:before="36" w:after="36"/>
              <w:jc w:val="center"/>
              <w:rPr>
                <w:b/>
                <w:b/>
                <w:sz w:val="20"/>
                <w:szCs w:val="20"/>
                <w:lang w:eastAsia="ko-KR"/>
              </w:rPr>
            </w:pPr>
            <w:ins w:id="3" w:author="Sebastian Duchene" w:date="2021-07-26T12:09:23Z">
              <w:r>
                <w:rPr>
                  <w:b/>
                  <w:sz w:val="20"/>
                  <w:szCs w:val="20"/>
                  <w:lang w:eastAsia="ko-KR"/>
                </w:rPr>
                <w:t xml:space="preserve">Log Marginal </w:t>
              </w:r>
            </w:ins>
            <w:del w:id="4" w:author="Sebastian Duchene" w:date="2021-07-26T12:09:27Z">
              <w:r>
                <w:rPr>
                  <w:b/>
                  <w:sz w:val="20"/>
                  <w:szCs w:val="20"/>
                  <w:lang w:eastAsia="ko-KR"/>
                </w:rPr>
                <w:delText>L</w:delText>
              </w:r>
            </w:del>
            <w:ins w:id="5" w:author="Sebastian Duchene" w:date="2021-07-26T12:09:28Z">
              <w:r>
                <w:rPr>
                  <w:b/>
                  <w:sz w:val="20"/>
                  <w:szCs w:val="20"/>
                  <w:lang w:eastAsia="ko-KR"/>
                </w:rPr>
                <w:t>l</w:t>
              </w:r>
            </w:ins>
            <w:r>
              <w:rPr>
                <w:b/>
                <w:sz w:val="20"/>
                <w:szCs w:val="20"/>
                <w:lang w:eastAsia="ko-KR"/>
              </w:rPr>
              <w:t>ikelihood</w:t>
            </w:r>
          </w:p>
        </w:tc>
        <w:tc>
          <w:tcPr>
            <w:tcW w:w="2017"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Dates vs. No Dates</w:t>
            </w:r>
          </w:p>
        </w:tc>
        <w:tc>
          <w:tcPr>
            <w:tcW w:w="3085"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Relaxed Clock vs. Strict Clock</w:t>
            </w:r>
          </w:p>
        </w:tc>
      </w:tr>
      <w:tr>
        <w:trPr/>
        <w:tc>
          <w:tcPr>
            <w:tcW w:w="1505" w:type="dxa"/>
            <w:tcBorders/>
          </w:tcPr>
          <w:p>
            <w:pPr>
              <w:pStyle w:val="Compact"/>
              <w:spacing w:before="36" w:after="36"/>
              <w:jc w:val="center"/>
              <w:rPr>
                <w:sz w:val="20"/>
                <w:szCs w:val="20"/>
                <w:lang w:eastAsia="ko-KR"/>
              </w:rPr>
            </w:pPr>
            <w:r>
              <w:rPr>
                <w:sz w:val="20"/>
                <w:szCs w:val="20"/>
                <w:lang w:eastAsia="ko-KR"/>
              </w:rPr>
              <w:t>Relaxed Clock</w:t>
            </w:r>
          </w:p>
        </w:tc>
        <w:tc>
          <w:tcPr>
            <w:tcW w:w="762" w:type="dxa"/>
            <w:tcBorders/>
          </w:tcPr>
          <w:p>
            <w:pPr>
              <w:pStyle w:val="Compact"/>
              <w:spacing w:before="36" w:after="36"/>
              <w:jc w:val="center"/>
              <w:rPr>
                <w:sz w:val="20"/>
                <w:szCs w:val="20"/>
                <w:lang w:eastAsia="ko-KR"/>
              </w:rPr>
            </w:pPr>
            <w:r>
              <w:rPr>
                <w:sz w:val="20"/>
                <w:szCs w:val="20"/>
                <w:lang w:eastAsia="ko-KR"/>
              </w:rPr>
              <w:t>Yes</w:t>
            </w:r>
          </w:p>
        </w:tc>
        <w:tc>
          <w:tcPr>
            <w:tcW w:w="1215" w:type="dxa"/>
            <w:tcBorders/>
          </w:tcPr>
          <w:p>
            <w:pPr>
              <w:pStyle w:val="Compact"/>
              <w:spacing w:before="36" w:after="36"/>
              <w:jc w:val="center"/>
              <w:rPr>
                <w:sz w:val="20"/>
                <w:szCs w:val="20"/>
                <w:lang w:eastAsia="ko-KR"/>
              </w:rPr>
            </w:pPr>
            <w:r>
              <w:rPr>
                <w:b/>
                <w:sz w:val="20"/>
                <w:szCs w:val="20"/>
                <w:lang w:eastAsia="ko-KR"/>
              </w:rPr>
              <w:t>-5947948</w:t>
            </w:r>
          </w:p>
        </w:tc>
        <w:tc>
          <w:tcPr>
            <w:tcW w:w="2017" w:type="dxa"/>
            <w:tcBorders/>
          </w:tcPr>
          <w:p>
            <w:pPr>
              <w:pStyle w:val="Compact"/>
              <w:spacing w:before="36" w:after="36"/>
              <w:jc w:val="center"/>
              <w:rPr>
                <w:sz w:val="20"/>
                <w:szCs w:val="20"/>
                <w:lang w:eastAsia="ko-KR"/>
              </w:rPr>
            </w:pPr>
            <w:r>
              <w:rPr>
                <w:sz w:val="20"/>
                <w:szCs w:val="20"/>
                <w:lang w:eastAsia="ko-KR"/>
              </w:rPr>
              <w:t>715</w:t>
            </w:r>
          </w:p>
        </w:tc>
        <w:tc>
          <w:tcPr>
            <w:tcW w:w="3085" w:type="dxa"/>
            <w:tcBorders/>
          </w:tcPr>
          <w:p>
            <w:pPr>
              <w:pStyle w:val="Compact"/>
              <w:spacing w:before="36" w:after="36"/>
              <w:jc w:val="center"/>
              <w:rPr>
                <w:sz w:val="20"/>
                <w:szCs w:val="20"/>
                <w:lang w:eastAsia="ko-KR"/>
              </w:rPr>
            </w:pPr>
            <w:r>
              <w:rPr>
                <w:sz w:val="20"/>
                <w:szCs w:val="20"/>
                <w:lang w:eastAsia="ko-KR"/>
              </w:rPr>
              <w:t>140</w:t>
            </w:r>
          </w:p>
        </w:tc>
      </w:tr>
      <w:tr>
        <w:trPr/>
        <w:tc>
          <w:tcPr>
            <w:tcW w:w="1505" w:type="dxa"/>
            <w:tcBorders/>
          </w:tcPr>
          <w:p>
            <w:pPr>
              <w:pStyle w:val="Normal"/>
              <w:spacing w:before="240" w:after="240"/>
              <w:rPr>
                <w:rFonts w:ascii="Arial" w:hAnsi="Arial"/>
                <w:sz w:val="20"/>
                <w:szCs w:val="20"/>
                <w:lang w:eastAsia="ko-KR"/>
              </w:rPr>
            </w:pPr>
            <w:r>
              <w:rPr>
                <w:sz w:val="20"/>
                <w:szCs w:val="20"/>
                <w:lang w:eastAsia="ko-KR"/>
              </w:rPr>
            </w:r>
          </w:p>
        </w:tc>
        <w:tc>
          <w:tcPr>
            <w:tcW w:w="762" w:type="dxa"/>
            <w:tcBorders/>
          </w:tcPr>
          <w:p>
            <w:pPr>
              <w:pStyle w:val="Compact"/>
              <w:spacing w:before="36" w:after="36"/>
              <w:jc w:val="center"/>
              <w:rPr>
                <w:sz w:val="20"/>
                <w:szCs w:val="20"/>
                <w:lang w:eastAsia="ko-KR"/>
              </w:rPr>
            </w:pPr>
            <w:r>
              <w:rPr>
                <w:sz w:val="20"/>
                <w:szCs w:val="20"/>
                <w:lang w:eastAsia="ko-KR"/>
              </w:rPr>
              <w:t>No</w:t>
            </w:r>
          </w:p>
        </w:tc>
        <w:tc>
          <w:tcPr>
            <w:tcW w:w="1215" w:type="dxa"/>
            <w:tcBorders/>
          </w:tcPr>
          <w:p>
            <w:pPr>
              <w:pStyle w:val="Compact"/>
              <w:spacing w:before="36" w:after="36"/>
              <w:jc w:val="center"/>
              <w:rPr>
                <w:sz w:val="20"/>
                <w:szCs w:val="20"/>
                <w:lang w:eastAsia="ko-KR"/>
              </w:rPr>
            </w:pPr>
            <w:r>
              <w:rPr>
                <w:sz w:val="20"/>
                <w:szCs w:val="20"/>
                <w:lang w:eastAsia="ko-KR"/>
              </w:rPr>
              <w:t>-5948663</w:t>
            </w:r>
          </w:p>
        </w:tc>
        <w:tc>
          <w:tcPr>
            <w:tcW w:w="2017" w:type="dxa"/>
            <w:tcBorders/>
          </w:tcPr>
          <w:p>
            <w:pPr>
              <w:pStyle w:val="Compact"/>
              <w:spacing w:before="36" w:after="36"/>
              <w:jc w:val="center"/>
              <w:rPr>
                <w:sz w:val="20"/>
                <w:szCs w:val="20"/>
                <w:lang w:eastAsia="ko-KR"/>
              </w:rPr>
            </w:pPr>
            <w:r>
              <w:rPr>
                <w:sz w:val="20"/>
                <w:szCs w:val="20"/>
                <w:lang w:eastAsia="ko-KR"/>
              </w:rPr>
              <w:t>–</w:t>
            </w:r>
          </w:p>
        </w:tc>
        <w:tc>
          <w:tcPr>
            <w:tcW w:w="3085" w:type="dxa"/>
            <w:tcBorders/>
          </w:tcPr>
          <w:p>
            <w:pPr>
              <w:pStyle w:val="Compact"/>
              <w:spacing w:before="36" w:after="36"/>
              <w:jc w:val="center"/>
              <w:rPr>
                <w:sz w:val="20"/>
                <w:szCs w:val="20"/>
                <w:lang w:eastAsia="ko-KR"/>
              </w:rPr>
            </w:pPr>
            <w:r>
              <w:rPr>
                <w:sz w:val="20"/>
                <w:szCs w:val="20"/>
                <w:lang w:eastAsia="ko-KR"/>
              </w:rPr>
              <w:t>174</w:t>
            </w:r>
          </w:p>
        </w:tc>
      </w:tr>
      <w:tr>
        <w:trPr/>
        <w:tc>
          <w:tcPr>
            <w:tcW w:w="1505" w:type="dxa"/>
            <w:tcBorders/>
          </w:tcPr>
          <w:p>
            <w:pPr>
              <w:pStyle w:val="Compact"/>
              <w:spacing w:before="36" w:after="36"/>
              <w:jc w:val="center"/>
              <w:rPr>
                <w:sz w:val="20"/>
                <w:szCs w:val="20"/>
                <w:lang w:eastAsia="ko-KR"/>
              </w:rPr>
            </w:pPr>
            <w:r>
              <w:rPr>
                <w:sz w:val="20"/>
                <w:szCs w:val="20"/>
                <w:lang w:eastAsia="ko-KR"/>
              </w:rPr>
              <w:t>Strict Clock</w:t>
            </w:r>
          </w:p>
        </w:tc>
        <w:tc>
          <w:tcPr>
            <w:tcW w:w="762" w:type="dxa"/>
            <w:tcBorders/>
          </w:tcPr>
          <w:p>
            <w:pPr>
              <w:pStyle w:val="Compact"/>
              <w:spacing w:before="36" w:after="36"/>
              <w:jc w:val="center"/>
              <w:rPr>
                <w:sz w:val="20"/>
                <w:szCs w:val="20"/>
                <w:lang w:eastAsia="ko-KR"/>
              </w:rPr>
            </w:pPr>
            <w:r>
              <w:rPr>
                <w:sz w:val="20"/>
                <w:szCs w:val="20"/>
                <w:lang w:eastAsia="ko-KR"/>
              </w:rPr>
              <w:t>Yes</w:t>
            </w:r>
          </w:p>
        </w:tc>
        <w:tc>
          <w:tcPr>
            <w:tcW w:w="1215" w:type="dxa"/>
            <w:tcBorders/>
          </w:tcPr>
          <w:p>
            <w:pPr>
              <w:pStyle w:val="Compact"/>
              <w:spacing w:before="36" w:after="36"/>
              <w:jc w:val="center"/>
              <w:rPr>
                <w:sz w:val="20"/>
                <w:szCs w:val="20"/>
                <w:lang w:eastAsia="ko-KR"/>
              </w:rPr>
            </w:pPr>
            <w:r>
              <w:rPr>
                <w:sz w:val="20"/>
                <w:szCs w:val="20"/>
                <w:lang w:eastAsia="ko-KR"/>
              </w:rPr>
              <w:t>-5948088</w:t>
            </w:r>
          </w:p>
        </w:tc>
        <w:tc>
          <w:tcPr>
            <w:tcW w:w="2017" w:type="dxa"/>
            <w:tcBorders/>
          </w:tcPr>
          <w:p>
            <w:pPr>
              <w:pStyle w:val="Compact"/>
              <w:spacing w:before="36" w:after="36"/>
              <w:jc w:val="center"/>
              <w:rPr>
                <w:sz w:val="20"/>
                <w:szCs w:val="20"/>
                <w:lang w:eastAsia="ko-KR"/>
              </w:rPr>
            </w:pPr>
            <w:r>
              <w:rPr>
                <w:sz w:val="20"/>
                <w:szCs w:val="20"/>
                <w:lang w:eastAsia="ko-KR"/>
              </w:rPr>
              <w:t>749</w:t>
            </w:r>
          </w:p>
        </w:tc>
        <w:tc>
          <w:tcPr>
            <w:tcW w:w="3085" w:type="dxa"/>
            <w:tcBorders/>
          </w:tcPr>
          <w:p>
            <w:pPr>
              <w:pStyle w:val="Compact"/>
              <w:spacing w:before="36" w:after="36"/>
              <w:jc w:val="center"/>
              <w:rPr>
                <w:sz w:val="20"/>
                <w:szCs w:val="20"/>
                <w:lang w:eastAsia="ko-KR"/>
              </w:rPr>
            </w:pPr>
            <w:r>
              <w:rPr>
                <w:sz w:val="20"/>
                <w:szCs w:val="20"/>
                <w:lang w:eastAsia="ko-KR"/>
              </w:rPr>
              <w:t>–</w:t>
            </w:r>
          </w:p>
        </w:tc>
      </w:tr>
      <w:tr>
        <w:trPr/>
        <w:tc>
          <w:tcPr>
            <w:tcW w:w="1505" w:type="dxa"/>
            <w:tcBorders/>
          </w:tcPr>
          <w:p>
            <w:pPr>
              <w:pStyle w:val="Normal"/>
              <w:spacing w:before="240" w:after="240"/>
              <w:rPr>
                <w:rFonts w:ascii="Arial" w:hAnsi="Arial"/>
                <w:sz w:val="20"/>
                <w:szCs w:val="20"/>
                <w:lang w:eastAsia="ko-KR"/>
              </w:rPr>
            </w:pPr>
            <w:r>
              <w:rPr>
                <w:sz w:val="20"/>
                <w:szCs w:val="20"/>
                <w:lang w:eastAsia="ko-KR"/>
              </w:rPr>
            </w:r>
          </w:p>
        </w:tc>
        <w:tc>
          <w:tcPr>
            <w:tcW w:w="762" w:type="dxa"/>
            <w:tcBorders/>
          </w:tcPr>
          <w:p>
            <w:pPr>
              <w:pStyle w:val="Compact"/>
              <w:spacing w:before="36" w:after="36"/>
              <w:jc w:val="center"/>
              <w:rPr>
                <w:sz w:val="20"/>
                <w:szCs w:val="20"/>
                <w:lang w:eastAsia="ko-KR"/>
              </w:rPr>
            </w:pPr>
            <w:r>
              <w:rPr>
                <w:sz w:val="20"/>
                <w:szCs w:val="20"/>
                <w:lang w:eastAsia="ko-KR"/>
              </w:rPr>
              <w:t>No</w:t>
            </w:r>
          </w:p>
        </w:tc>
        <w:tc>
          <w:tcPr>
            <w:tcW w:w="1215" w:type="dxa"/>
            <w:tcBorders/>
          </w:tcPr>
          <w:p>
            <w:pPr>
              <w:pStyle w:val="Compact"/>
              <w:spacing w:before="36" w:after="36"/>
              <w:jc w:val="center"/>
              <w:rPr>
                <w:sz w:val="20"/>
                <w:szCs w:val="20"/>
                <w:lang w:eastAsia="ko-KR"/>
              </w:rPr>
            </w:pPr>
            <w:r>
              <w:rPr>
                <w:sz w:val="20"/>
                <w:szCs w:val="20"/>
                <w:lang w:eastAsia="ko-KR"/>
              </w:rPr>
              <w:t>-5948837</w:t>
            </w:r>
          </w:p>
        </w:tc>
        <w:tc>
          <w:tcPr>
            <w:tcW w:w="2017" w:type="dxa"/>
            <w:tcBorders/>
          </w:tcPr>
          <w:p>
            <w:pPr>
              <w:pStyle w:val="Compact"/>
              <w:spacing w:before="36" w:after="36"/>
              <w:jc w:val="center"/>
              <w:rPr>
                <w:sz w:val="20"/>
                <w:szCs w:val="20"/>
                <w:lang w:eastAsia="ko-KR"/>
              </w:rPr>
            </w:pPr>
            <w:r>
              <w:rPr>
                <w:sz w:val="20"/>
                <w:szCs w:val="20"/>
                <w:lang w:eastAsia="ko-KR"/>
              </w:rPr>
              <w:t>–</w:t>
            </w:r>
          </w:p>
        </w:tc>
        <w:tc>
          <w:tcPr>
            <w:tcW w:w="3085" w:type="dxa"/>
            <w:tcBorders/>
          </w:tcPr>
          <w:p>
            <w:pPr>
              <w:pStyle w:val="Compact"/>
              <w:spacing w:before="36" w:after="36"/>
              <w:jc w:val="center"/>
              <w:rPr>
                <w:sz w:val="20"/>
                <w:szCs w:val="20"/>
                <w:lang w:eastAsia="ko-KR"/>
              </w:rPr>
            </w:pPr>
            <w:r>
              <w:rPr>
                <w:sz w:val="20"/>
                <w:szCs w:val="20"/>
                <w:lang w:eastAsia="ko-KR"/>
              </w:rPr>
              <w:t>–</w:t>
            </w:r>
            <w:bookmarkStart w:id="21" w:name="tbl%3Abets_summary"/>
            <w:bookmarkEnd w:id="21"/>
          </w:p>
        </w:tc>
      </w:tr>
    </w:tbl>
    <w:p>
      <w:pPr>
        <w:pStyle w:val="TextBody"/>
        <w:rPr/>
      </w:pPr>
      <w:r>
        <w:rPr/>
        <w:t xml:space="preserve">The skeletal and molecular dates of the 9 high coverage </w:t>
      </w:r>
      <w:r>
        <w:rPr>
          <w:i/>
        </w:rPr>
        <w:t>Y. pestis</w:t>
      </w:r>
      <w:r>
        <w:rPr/>
        <w:t xml:space="preserve"> genomes are presented in Table </w:t>
      </w:r>
      <w:hyperlink w:anchor="tbl:tip_dating_summary">
        <w:r>
          <w:rPr>
            <w:rStyle w:val="InternetLink"/>
          </w:rPr>
          <w:t>5</w:t>
        </w:r>
      </w:hyperlink>
      <w:r>
        <w:rPr/>
        <w:t xml:space="preserve"> and Figure </w:t>
      </w:r>
      <w:hyperlink w:anchor="fig:timeline_sites">
        <w:r>
          <w:rPr>
            <w:rStyle w:val="InternetLink"/>
          </w:rPr>
          <w:t>3</w:t>
        </w:r>
      </w:hyperlink>
      <w:r>
        <w:rPr/>
        <w:t>. Almost all molecular dates had overlap with the archaeological dates as determined by the site occupation period and burial patterns. The exception to this pattern was individual G371 from the site of Tirup.</w:t>
      </w:r>
    </w:p>
    <w:p>
      <w:pPr>
        <w:pStyle w:val="TextBody"/>
        <w:rPr/>
      </w:pPr>
      <w:r>
        <w:rPr/>
        <w:t xml:space="preserve">To investigate the dating disparity for G371, we performed 14C radiocarbon dating. The radiocarbon estimate largely agrees with the archaeological dates, with an estimated mean date of 1260 CE (+/- 75 yrs with 1 sigma). Thus there is robust evidence that the individual lived and died sometime between the late 12th and early 14th century. However, the associated </w:t>
      </w:r>
      <w:r>
        <w:rPr>
          <w:i/>
        </w:rPr>
        <w:t>Y. pestis</w:t>
      </w:r>
      <w:r>
        <w:rPr/>
        <w:t xml:space="preserve"> genome is dated to the 15th century. While the 2 sigma distribution of the radiocarbon date partially extends into the 15th century, there remains a substantial conflict between the date of the host, as estimated through archaeological context and radiocarbon dating, and the DNA of the associated pathogen.</w:t>
      </w:r>
    </w:p>
    <w:p>
      <w:pPr>
        <w:pStyle w:val="Normal"/>
        <w:rPr/>
      </w:pPr>
      <w:r>
        <w:rPr/>
      </w:r>
      <w:r>
        <w:br w:type="page"/>
      </w:r>
    </w:p>
    <w:p>
      <w:pPr>
        <w:pStyle w:val="TextBody"/>
        <w:rPr/>
      </w:pPr>
      <w:r>
        <w:rPr/>
      </w:r>
    </w:p>
    <w:p>
      <w:pPr>
        <w:pStyle w:val="TableCaption"/>
        <w:rPr/>
      </w:pPr>
      <w:r>
        <w:rPr/>
        <w:t xml:space="preserve">Table 5: Summary of the Y. pestis molecular dates. The estimated tip date reflects the 95% highest posterior density. </w:t>
      </w:r>
    </w:p>
    <w:tbl>
      <w:tblPr>
        <w:tblStyle w:val="Table"/>
        <w:tblW w:w="9350" w:type="dxa"/>
        <w:jc w:val="left"/>
        <w:tblInd w:w="0" w:type="dxa"/>
        <w:tblCellMar>
          <w:top w:w="0" w:type="dxa"/>
          <w:left w:w="108" w:type="dxa"/>
          <w:bottom w:w="0" w:type="dxa"/>
          <w:right w:w="108" w:type="dxa"/>
        </w:tblCellMar>
        <w:tblLook w:val="07e0" w:noHBand="1" w:noVBand="1" w:firstColumn="1" w:lastRow="1" w:lastColumn="1" w:firstRow="1"/>
      </w:tblPr>
      <w:tblGrid>
        <w:gridCol w:w="1270"/>
        <w:gridCol w:w="961"/>
        <w:gridCol w:w="1586"/>
        <w:gridCol w:w="1650"/>
        <w:gridCol w:w="1366"/>
        <w:gridCol w:w="1362"/>
        <w:gridCol w:w="1154"/>
      </w:tblGrid>
      <w:tr>
        <w:trPr>
          <w:cnfStyle w:val="100000000000" w:firstRow="1" w:lastRow="0" w:firstColumn="0" w:lastColumn="0" w:oddVBand="0" w:evenVBand="0" w:oddHBand="0" w:evenHBand="0" w:firstRowFirstColumn="0" w:firstRowLastColumn="0" w:lastRowFirstColumn="0" w:lastRowLastColumn="0"/>
        </w:trPr>
        <w:tc>
          <w:tcPr>
            <w:tcW w:w="1270"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ID</w:t>
            </w:r>
          </w:p>
        </w:tc>
        <w:tc>
          <w:tcPr>
            <w:tcW w:w="961"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Region</w:t>
            </w:r>
          </w:p>
        </w:tc>
        <w:tc>
          <w:tcPr>
            <w:tcW w:w="1586"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Site</w:t>
            </w:r>
          </w:p>
        </w:tc>
        <w:tc>
          <w:tcPr>
            <w:tcW w:w="1650"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Site Occupation</w:t>
            </w:r>
          </w:p>
        </w:tc>
        <w:tc>
          <w:tcPr>
            <w:tcW w:w="1366"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Arm Position</w:t>
            </w:r>
          </w:p>
        </w:tc>
        <w:tc>
          <w:tcPr>
            <w:tcW w:w="1362"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Skeletal Date</w:t>
            </w:r>
          </w:p>
        </w:tc>
        <w:tc>
          <w:tcPr>
            <w:tcW w:w="1154"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Tip Date</w:t>
            </w:r>
          </w:p>
        </w:tc>
      </w:tr>
      <w:tr>
        <w:trPr/>
        <w:tc>
          <w:tcPr>
            <w:tcW w:w="1270" w:type="dxa"/>
            <w:tcBorders/>
          </w:tcPr>
          <w:p>
            <w:pPr>
              <w:pStyle w:val="Compact"/>
              <w:spacing w:before="36" w:after="36"/>
              <w:jc w:val="center"/>
              <w:rPr>
                <w:sz w:val="20"/>
                <w:szCs w:val="20"/>
                <w:lang w:eastAsia="ko-KR"/>
              </w:rPr>
            </w:pPr>
            <w:r>
              <w:rPr>
                <w:sz w:val="20"/>
                <w:szCs w:val="20"/>
                <w:lang w:eastAsia="ko-KR"/>
              </w:rPr>
              <w:t>G16</w:t>
            </w:r>
          </w:p>
        </w:tc>
        <w:tc>
          <w:tcPr>
            <w:tcW w:w="961" w:type="dxa"/>
            <w:tcBorders/>
          </w:tcPr>
          <w:p>
            <w:pPr>
              <w:pStyle w:val="Compact"/>
              <w:spacing w:before="36" w:after="36"/>
              <w:jc w:val="center"/>
              <w:rPr>
                <w:sz w:val="20"/>
                <w:szCs w:val="20"/>
                <w:lang w:eastAsia="ko-KR"/>
              </w:rPr>
            </w:pPr>
            <w:r>
              <w:rPr>
                <w:sz w:val="20"/>
                <w:szCs w:val="20"/>
                <w:lang w:eastAsia="ko-KR"/>
              </w:rPr>
              <w:t>Ribe</w:t>
            </w:r>
          </w:p>
        </w:tc>
        <w:tc>
          <w:tcPr>
            <w:tcW w:w="1586" w:type="dxa"/>
            <w:tcBorders/>
          </w:tcPr>
          <w:p>
            <w:pPr>
              <w:pStyle w:val="Compact"/>
              <w:spacing w:before="36" w:after="36"/>
              <w:jc w:val="center"/>
              <w:rPr>
                <w:sz w:val="20"/>
                <w:szCs w:val="20"/>
                <w:lang w:eastAsia="ko-KR"/>
              </w:rPr>
            </w:pPr>
            <w:r>
              <w:rPr>
                <w:sz w:val="20"/>
                <w:szCs w:val="20"/>
                <w:lang w:eastAsia="ko-KR"/>
              </w:rPr>
              <w:t>Ribe Gräbrødre</w:t>
            </w:r>
          </w:p>
        </w:tc>
        <w:tc>
          <w:tcPr>
            <w:tcW w:w="1650" w:type="dxa"/>
            <w:tcBorders/>
          </w:tcPr>
          <w:p>
            <w:pPr>
              <w:pStyle w:val="Compact"/>
              <w:spacing w:before="36" w:after="36"/>
              <w:jc w:val="center"/>
              <w:rPr>
                <w:sz w:val="20"/>
                <w:szCs w:val="20"/>
                <w:lang w:eastAsia="ko-KR"/>
              </w:rPr>
            </w:pPr>
            <w:r>
              <w:rPr>
                <w:sz w:val="20"/>
                <w:szCs w:val="20"/>
                <w:lang w:eastAsia="ko-KR"/>
              </w:rPr>
              <w:t>1200 - 1560</w:t>
            </w:r>
          </w:p>
        </w:tc>
        <w:tc>
          <w:tcPr>
            <w:tcW w:w="1366" w:type="dxa"/>
            <w:tcBorders/>
          </w:tcPr>
          <w:p>
            <w:pPr>
              <w:pStyle w:val="Compact"/>
              <w:spacing w:before="36" w:after="36"/>
              <w:jc w:val="center"/>
              <w:rPr>
                <w:sz w:val="20"/>
                <w:szCs w:val="20"/>
                <w:lang w:eastAsia="ko-KR"/>
              </w:rPr>
            </w:pPr>
            <w:r>
              <w:rPr>
                <w:sz w:val="20"/>
                <w:szCs w:val="20"/>
                <w:lang w:eastAsia="ko-KR"/>
              </w:rPr>
              <w:t>C</w:t>
            </w:r>
          </w:p>
        </w:tc>
        <w:tc>
          <w:tcPr>
            <w:tcW w:w="1362" w:type="dxa"/>
            <w:tcBorders/>
          </w:tcPr>
          <w:p>
            <w:pPr>
              <w:pStyle w:val="Compact"/>
              <w:spacing w:before="36" w:after="36"/>
              <w:jc w:val="center"/>
              <w:rPr>
                <w:sz w:val="20"/>
                <w:szCs w:val="20"/>
                <w:lang w:eastAsia="ko-KR"/>
              </w:rPr>
            </w:pPr>
            <w:r>
              <w:rPr>
                <w:sz w:val="20"/>
                <w:szCs w:val="20"/>
                <w:lang w:eastAsia="ko-KR"/>
              </w:rPr>
              <w:t>1350 - 1550</w:t>
            </w:r>
          </w:p>
        </w:tc>
        <w:tc>
          <w:tcPr>
            <w:tcW w:w="1154" w:type="dxa"/>
            <w:tcBorders/>
          </w:tcPr>
          <w:p>
            <w:pPr>
              <w:pStyle w:val="Compact"/>
              <w:spacing w:before="36" w:after="36"/>
              <w:jc w:val="center"/>
              <w:rPr>
                <w:sz w:val="20"/>
                <w:szCs w:val="20"/>
                <w:lang w:eastAsia="ko-KR"/>
              </w:rPr>
            </w:pPr>
            <w:r>
              <w:rPr>
                <w:sz w:val="20"/>
                <w:szCs w:val="20"/>
                <w:lang w:eastAsia="ko-KR"/>
              </w:rPr>
              <w:t>1310 - 1388</w:t>
            </w:r>
          </w:p>
        </w:tc>
      </w:tr>
      <w:tr>
        <w:trPr/>
        <w:tc>
          <w:tcPr>
            <w:tcW w:w="1270" w:type="dxa"/>
            <w:tcBorders/>
          </w:tcPr>
          <w:p>
            <w:pPr>
              <w:pStyle w:val="Compact"/>
              <w:spacing w:before="36" w:after="36"/>
              <w:jc w:val="center"/>
              <w:rPr>
                <w:sz w:val="20"/>
                <w:szCs w:val="20"/>
                <w:lang w:eastAsia="ko-KR"/>
              </w:rPr>
            </w:pPr>
            <w:r>
              <w:rPr>
                <w:sz w:val="20"/>
                <w:szCs w:val="20"/>
                <w:lang w:eastAsia="ko-KR"/>
              </w:rPr>
              <w:t>G861 x1035</w:t>
            </w:r>
          </w:p>
        </w:tc>
        <w:tc>
          <w:tcPr>
            <w:tcW w:w="961" w:type="dxa"/>
            <w:tcBorders/>
          </w:tcPr>
          <w:p>
            <w:pPr>
              <w:pStyle w:val="Compact"/>
              <w:spacing w:before="36" w:after="36"/>
              <w:jc w:val="center"/>
              <w:rPr>
                <w:sz w:val="20"/>
                <w:szCs w:val="20"/>
                <w:lang w:eastAsia="ko-KR"/>
              </w:rPr>
            </w:pPr>
            <w:r>
              <w:rPr>
                <w:sz w:val="20"/>
                <w:szCs w:val="20"/>
                <w:lang w:eastAsia="ko-KR"/>
              </w:rPr>
              <w:t>Ribe</w:t>
            </w:r>
          </w:p>
        </w:tc>
        <w:tc>
          <w:tcPr>
            <w:tcW w:w="1586" w:type="dxa"/>
            <w:tcBorders/>
          </w:tcPr>
          <w:p>
            <w:pPr>
              <w:pStyle w:val="Compact"/>
              <w:spacing w:before="36" w:after="36"/>
              <w:jc w:val="center"/>
              <w:rPr>
                <w:sz w:val="20"/>
                <w:szCs w:val="20"/>
                <w:lang w:eastAsia="ko-KR"/>
              </w:rPr>
            </w:pPr>
            <w:r>
              <w:rPr>
                <w:sz w:val="20"/>
                <w:szCs w:val="20"/>
                <w:lang w:eastAsia="ko-KR"/>
              </w:rPr>
              <w:t>Ribe Gräbrødre</w:t>
            </w:r>
          </w:p>
        </w:tc>
        <w:tc>
          <w:tcPr>
            <w:tcW w:w="1650" w:type="dxa"/>
            <w:tcBorders/>
          </w:tcPr>
          <w:p>
            <w:pPr>
              <w:pStyle w:val="Compact"/>
              <w:spacing w:before="36" w:after="36"/>
              <w:jc w:val="center"/>
              <w:rPr>
                <w:sz w:val="20"/>
                <w:szCs w:val="20"/>
                <w:lang w:eastAsia="ko-KR"/>
              </w:rPr>
            </w:pPr>
            <w:r>
              <w:rPr>
                <w:sz w:val="20"/>
                <w:szCs w:val="20"/>
                <w:lang w:eastAsia="ko-KR"/>
              </w:rPr>
              <w:t>1200 - 1560</w:t>
            </w:r>
          </w:p>
        </w:tc>
        <w:tc>
          <w:tcPr>
            <w:tcW w:w="1366" w:type="dxa"/>
            <w:tcBorders/>
          </w:tcPr>
          <w:p>
            <w:pPr>
              <w:pStyle w:val="Compact"/>
              <w:spacing w:before="36" w:after="36"/>
              <w:jc w:val="center"/>
              <w:rPr>
                <w:sz w:val="20"/>
                <w:szCs w:val="20"/>
                <w:lang w:eastAsia="ko-KR"/>
              </w:rPr>
            </w:pPr>
            <w:r>
              <w:rPr>
                <w:sz w:val="20"/>
                <w:szCs w:val="20"/>
                <w:lang w:eastAsia="ko-KR"/>
              </w:rPr>
              <w:t>C</w:t>
            </w:r>
          </w:p>
        </w:tc>
        <w:tc>
          <w:tcPr>
            <w:tcW w:w="1362" w:type="dxa"/>
            <w:tcBorders/>
          </w:tcPr>
          <w:p>
            <w:pPr>
              <w:pStyle w:val="Compact"/>
              <w:spacing w:before="36" w:after="36"/>
              <w:jc w:val="center"/>
              <w:rPr>
                <w:sz w:val="20"/>
                <w:szCs w:val="20"/>
                <w:lang w:eastAsia="ko-KR"/>
              </w:rPr>
            </w:pPr>
            <w:r>
              <w:rPr>
                <w:sz w:val="20"/>
                <w:szCs w:val="20"/>
                <w:lang w:eastAsia="ko-KR"/>
              </w:rPr>
              <w:t>1350 - 1550</w:t>
            </w:r>
          </w:p>
        </w:tc>
        <w:tc>
          <w:tcPr>
            <w:tcW w:w="1154" w:type="dxa"/>
            <w:tcBorders/>
          </w:tcPr>
          <w:p>
            <w:pPr>
              <w:pStyle w:val="Compact"/>
              <w:spacing w:before="36" w:after="36"/>
              <w:jc w:val="center"/>
              <w:rPr>
                <w:sz w:val="20"/>
                <w:szCs w:val="20"/>
                <w:lang w:eastAsia="ko-KR"/>
              </w:rPr>
            </w:pPr>
            <w:r>
              <w:rPr>
                <w:sz w:val="20"/>
                <w:szCs w:val="20"/>
                <w:lang w:eastAsia="ko-KR"/>
              </w:rPr>
              <w:t>1489 - 1567</w:t>
            </w:r>
          </w:p>
        </w:tc>
      </w:tr>
      <w:tr>
        <w:trPr/>
        <w:tc>
          <w:tcPr>
            <w:tcW w:w="1270" w:type="dxa"/>
            <w:tcBorders/>
          </w:tcPr>
          <w:p>
            <w:pPr>
              <w:pStyle w:val="Compact"/>
              <w:spacing w:before="36" w:after="36"/>
              <w:jc w:val="center"/>
              <w:rPr>
                <w:sz w:val="20"/>
                <w:szCs w:val="20"/>
                <w:lang w:eastAsia="ko-KR"/>
              </w:rPr>
            </w:pPr>
            <w:r>
              <w:rPr>
                <w:sz w:val="20"/>
                <w:szCs w:val="20"/>
                <w:lang w:eastAsia="ko-KR"/>
              </w:rPr>
              <w:t>G25B x98</w:t>
            </w:r>
          </w:p>
        </w:tc>
        <w:tc>
          <w:tcPr>
            <w:tcW w:w="961" w:type="dxa"/>
            <w:tcBorders/>
          </w:tcPr>
          <w:p>
            <w:pPr>
              <w:pStyle w:val="Compact"/>
              <w:spacing w:before="36" w:after="36"/>
              <w:jc w:val="center"/>
              <w:rPr>
                <w:sz w:val="20"/>
                <w:szCs w:val="20"/>
                <w:lang w:eastAsia="ko-KR"/>
              </w:rPr>
            </w:pPr>
            <w:r>
              <w:rPr>
                <w:sz w:val="20"/>
                <w:szCs w:val="20"/>
                <w:lang w:eastAsia="ko-KR"/>
              </w:rPr>
              <w:t>Ribe</w:t>
            </w:r>
          </w:p>
        </w:tc>
        <w:tc>
          <w:tcPr>
            <w:tcW w:w="1586" w:type="dxa"/>
            <w:tcBorders/>
          </w:tcPr>
          <w:p>
            <w:pPr>
              <w:pStyle w:val="Compact"/>
              <w:spacing w:before="36" w:after="36"/>
              <w:jc w:val="center"/>
              <w:rPr>
                <w:sz w:val="20"/>
                <w:szCs w:val="20"/>
                <w:lang w:eastAsia="ko-KR"/>
              </w:rPr>
            </w:pPr>
            <w:r>
              <w:rPr>
                <w:sz w:val="20"/>
                <w:szCs w:val="20"/>
                <w:lang w:eastAsia="ko-KR"/>
              </w:rPr>
              <w:t>Ribe Gräbrødre</w:t>
            </w:r>
          </w:p>
        </w:tc>
        <w:tc>
          <w:tcPr>
            <w:tcW w:w="1650" w:type="dxa"/>
            <w:tcBorders/>
          </w:tcPr>
          <w:p>
            <w:pPr>
              <w:pStyle w:val="Compact"/>
              <w:spacing w:before="36" w:after="36"/>
              <w:jc w:val="center"/>
              <w:rPr>
                <w:sz w:val="20"/>
                <w:szCs w:val="20"/>
                <w:lang w:eastAsia="ko-KR"/>
              </w:rPr>
            </w:pPr>
            <w:r>
              <w:rPr>
                <w:sz w:val="20"/>
                <w:szCs w:val="20"/>
                <w:lang w:eastAsia="ko-KR"/>
              </w:rPr>
              <w:t>1200 - 1560</w:t>
            </w:r>
          </w:p>
        </w:tc>
        <w:tc>
          <w:tcPr>
            <w:tcW w:w="1366" w:type="dxa"/>
            <w:tcBorders/>
          </w:tcPr>
          <w:p>
            <w:pPr>
              <w:pStyle w:val="Compact"/>
              <w:spacing w:before="36" w:after="36"/>
              <w:jc w:val="center"/>
              <w:rPr>
                <w:sz w:val="20"/>
                <w:szCs w:val="20"/>
                <w:lang w:eastAsia="ko-KR"/>
              </w:rPr>
            </w:pPr>
            <w:r>
              <w:rPr>
                <w:sz w:val="20"/>
                <w:szCs w:val="20"/>
                <w:lang w:eastAsia="ko-KR"/>
              </w:rPr>
              <w:t>C</w:t>
            </w:r>
          </w:p>
        </w:tc>
        <w:tc>
          <w:tcPr>
            <w:tcW w:w="1362" w:type="dxa"/>
            <w:tcBorders/>
          </w:tcPr>
          <w:p>
            <w:pPr>
              <w:pStyle w:val="Compact"/>
              <w:spacing w:before="36" w:after="36"/>
              <w:jc w:val="center"/>
              <w:rPr>
                <w:sz w:val="20"/>
                <w:szCs w:val="20"/>
                <w:lang w:eastAsia="ko-KR"/>
              </w:rPr>
            </w:pPr>
            <w:r>
              <w:rPr>
                <w:sz w:val="20"/>
                <w:szCs w:val="20"/>
                <w:lang w:eastAsia="ko-KR"/>
              </w:rPr>
              <w:t>1350 - 1550</w:t>
            </w:r>
          </w:p>
        </w:tc>
        <w:tc>
          <w:tcPr>
            <w:tcW w:w="1154" w:type="dxa"/>
            <w:tcBorders/>
          </w:tcPr>
          <w:p>
            <w:pPr>
              <w:pStyle w:val="Compact"/>
              <w:spacing w:before="36" w:after="36"/>
              <w:jc w:val="center"/>
              <w:rPr>
                <w:sz w:val="20"/>
                <w:szCs w:val="20"/>
                <w:lang w:eastAsia="ko-KR"/>
              </w:rPr>
            </w:pPr>
            <w:r>
              <w:rPr>
                <w:sz w:val="20"/>
                <w:szCs w:val="20"/>
                <w:lang w:eastAsia="ko-KR"/>
              </w:rPr>
              <w:t>1327 - 1414</w:t>
            </w:r>
          </w:p>
        </w:tc>
      </w:tr>
      <w:tr>
        <w:trPr/>
        <w:tc>
          <w:tcPr>
            <w:tcW w:w="1270" w:type="dxa"/>
            <w:tcBorders/>
          </w:tcPr>
          <w:p>
            <w:pPr>
              <w:pStyle w:val="Compact"/>
              <w:spacing w:before="36" w:after="36"/>
              <w:jc w:val="center"/>
              <w:rPr>
                <w:sz w:val="20"/>
                <w:szCs w:val="20"/>
                <w:lang w:eastAsia="ko-KR"/>
              </w:rPr>
            </w:pPr>
            <w:r>
              <w:rPr>
                <w:sz w:val="20"/>
                <w:szCs w:val="20"/>
                <w:lang w:eastAsia="ko-KR"/>
              </w:rPr>
              <w:t>G25A</w:t>
            </w:r>
          </w:p>
        </w:tc>
        <w:tc>
          <w:tcPr>
            <w:tcW w:w="961" w:type="dxa"/>
            <w:tcBorders/>
          </w:tcPr>
          <w:p>
            <w:pPr>
              <w:pStyle w:val="Compact"/>
              <w:spacing w:before="36" w:after="36"/>
              <w:jc w:val="center"/>
              <w:rPr>
                <w:sz w:val="20"/>
                <w:szCs w:val="20"/>
                <w:lang w:eastAsia="ko-KR"/>
              </w:rPr>
            </w:pPr>
            <w:r>
              <w:rPr>
                <w:sz w:val="20"/>
                <w:szCs w:val="20"/>
                <w:lang w:eastAsia="ko-KR"/>
              </w:rPr>
              <w:t>Ribe</w:t>
            </w:r>
          </w:p>
        </w:tc>
        <w:tc>
          <w:tcPr>
            <w:tcW w:w="1586" w:type="dxa"/>
            <w:tcBorders/>
          </w:tcPr>
          <w:p>
            <w:pPr>
              <w:pStyle w:val="Compact"/>
              <w:spacing w:before="36" w:after="36"/>
              <w:jc w:val="center"/>
              <w:rPr>
                <w:sz w:val="20"/>
                <w:szCs w:val="20"/>
                <w:lang w:eastAsia="ko-KR"/>
              </w:rPr>
            </w:pPr>
            <w:r>
              <w:rPr>
                <w:sz w:val="20"/>
                <w:szCs w:val="20"/>
                <w:lang w:eastAsia="ko-KR"/>
              </w:rPr>
              <w:t>Ribe Gräbrødre</w:t>
            </w:r>
          </w:p>
        </w:tc>
        <w:tc>
          <w:tcPr>
            <w:tcW w:w="1650" w:type="dxa"/>
            <w:tcBorders/>
          </w:tcPr>
          <w:p>
            <w:pPr>
              <w:pStyle w:val="Compact"/>
              <w:spacing w:before="36" w:after="36"/>
              <w:jc w:val="center"/>
              <w:rPr>
                <w:sz w:val="20"/>
                <w:szCs w:val="20"/>
                <w:lang w:eastAsia="ko-KR"/>
              </w:rPr>
            </w:pPr>
            <w:r>
              <w:rPr>
                <w:sz w:val="20"/>
                <w:szCs w:val="20"/>
                <w:lang w:eastAsia="ko-KR"/>
              </w:rPr>
              <w:t>1200 - 1560</w:t>
            </w:r>
          </w:p>
        </w:tc>
        <w:tc>
          <w:tcPr>
            <w:tcW w:w="1366" w:type="dxa"/>
            <w:tcBorders/>
          </w:tcPr>
          <w:p>
            <w:pPr>
              <w:pStyle w:val="Compact"/>
              <w:spacing w:before="36" w:after="36"/>
              <w:jc w:val="center"/>
              <w:rPr>
                <w:sz w:val="20"/>
                <w:szCs w:val="20"/>
                <w:lang w:eastAsia="ko-KR"/>
              </w:rPr>
            </w:pPr>
            <w:r>
              <w:rPr>
                <w:sz w:val="20"/>
                <w:szCs w:val="20"/>
                <w:lang w:eastAsia="ko-KR"/>
              </w:rPr>
              <w:t>C</w:t>
            </w:r>
          </w:p>
        </w:tc>
        <w:tc>
          <w:tcPr>
            <w:tcW w:w="1362" w:type="dxa"/>
            <w:tcBorders/>
          </w:tcPr>
          <w:p>
            <w:pPr>
              <w:pStyle w:val="Compact"/>
              <w:spacing w:before="36" w:after="36"/>
              <w:jc w:val="center"/>
              <w:rPr>
                <w:sz w:val="20"/>
                <w:szCs w:val="20"/>
                <w:lang w:eastAsia="ko-KR"/>
              </w:rPr>
            </w:pPr>
            <w:r>
              <w:rPr>
                <w:sz w:val="20"/>
                <w:szCs w:val="20"/>
                <w:lang w:eastAsia="ko-KR"/>
              </w:rPr>
              <w:t>1350 - 1550</w:t>
            </w:r>
          </w:p>
        </w:tc>
        <w:tc>
          <w:tcPr>
            <w:tcW w:w="1154" w:type="dxa"/>
            <w:tcBorders/>
          </w:tcPr>
          <w:p>
            <w:pPr>
              <w:pStyle w:val="Compact"/>
              <w:spacing w:before="36" w:after="36"/>
              <w:jc w:val="center"/>
              <w:rPr>
                <w:sz w:val="20"/>
                <w:szCs w:val="20"/>
                <w:lang w:eastAsia="ko-KR"/>
              </w:rPr>
            </w:pPr>
            <w:r>
              <w:rPr>
                <w:sz w:val="20"/>
                <w:szCs w:val="20"/>
                <w:lang w:eastAsia="ko-KR"/>
              </w:rPr>
              <w:t>1295 - 1375</w:t>
            </w:r>
          </w:p>
        </w:tc>
      </w:tr>
      <w:tr>
        <w:trPr/>
        <w:tc>
          <w:tcPr>
            <w:tcW w:w="1270" w:type="dxa"/>
            <w:tcBorders/>
          </w:tcPr>
          <w:p>
            <w:pPr>
              <w:pStyle w:val="Compact"/>
              <w:spacing w:before="36" w:after="36"/>
              <w:jc w:val="center"/>
              <w:rPr>
                <w:sz w:val="20"/>
                <w:szCs w:val="20"/>
                <w:lang w:eastAsia="ko-KR"/>
              </w:rPr>
            </w:pPr>
            <w:r>
              <w:rPr>
                <w:sz w:val="20"/>
                <w:szCs w:val="20"/>
                <w:lang w:eastAsia="ko-KR"/>
              </w:rPr>
              <w:t>G207</w:t>
            </w:r>
          </w:p>
        </w:tc>
        <w:tc>
          <w:tcPr>
            <w:tcW w:w="961" w:type="dxa"/>
            <w:tcBorders/>
          </w:tcPr>
          <w:p>
            <w:pPr>
              <w:pStyle w:val="Compact"/>
              <w:spacing w:before="36" w:after="36"/>
              <w:jc w:val="center"/>
              <w:rPr>
                <w:sz w:val="20"/>
                <w:szCs w:val="20"/>
                <w:lang w:eastAsia="ko-KR"/>
              </w:rPr>
            </w:pPr>
            <w:r>
              <w:rPr>
                <w:sz w:val="20"/>
                <w:szCs w:val="20"/>
                <w:lang w:eastAsia="ko-KR"/>
              </w:rPr>
              <w:t>Ribe</w:t>
            </w:r>
          </w:p>
        </w:tc>
        <w:tc>
          <w:tcPr>
            <w:tcW w:w="1586" w:type="dxa"/>
            <w:tcBorders/>
          </w:tcPr>
          <w:p>
            <w:pPr>
              <w:pStyle w:val="Compact"/>
              <w:spacing w:before="36" w:after="36"/>
              <w:jc w:val="center"/>
              <w:rPr>
                <w:sz w:val="20"/>
                <w:szCs w:val="20"/>
                <w:lang w:eastAsia="ko-KR"/>
              </w:rPr>
            </w:pPr>
            <w:r>
              <w:rPr>
                <w:sz w:val="20"/>
                <w:szCs w:val="20"/>
                <w:lang w:eastAsia="ko-KR"/>
              </w:rPr>
              <w:t>Ribe Gräbrødre</w:t>
            </w:r>
          </w:p>
        </w:tc>
        <w:tc>
          <w:tcPr>
            <w:tcW w:w="1650" w:type="dxa"/>
            <w:tcBorders/>
          </w:tcPr>
          <w:p>
            <w:pPr>
              <w:pStyle w:val="Compact"/>
              <w:spacing w:before="36" w:after="36"/>
              <w:jc w:val="center"/>
              <w:rPr>
                <w:sz w:val="20"/>
                <w:szCs w:val="20"/>
                <w:lang w:eastAsia="ko-KR"/>
              </w:rPr>
            </w:pPr>
            <w:r>
              <w:rPr>
                <w:sz w:val="20"/>
                <w:szCs w:val="20"/>
                <w:lang w:eastAsia="ko-KR"/>
              </w:rPr>
              <w:t>1200 - 1560</w:t>
            </w:r>
          </w:p>
        </w:tc>
        <w:tc>
          <w:tcPr>
            <w:tcW w:w="1366" w:type="dxa"/>
            <w:tcBorders/>
          </w:tcPr>
          <w:p>
            <w:pPr>
              <w:pStyle w:val="Compact"/>
              <w:spacing w:before="36" w:after="36"/>
              <w:jc w:val="center"/>
              <w:rPr>
                <w:sz w:val="20"/>
                <w:szCs w:val="20"/>
                <w:lang w:eastAsia="ko-KR"/>
              </w:rPr>
            </w:pPr>
            <w:r>
              <w:rPr>
                <w:sz w:val="20"/>
                <w:szCs w:val="20"/>
                <w:lang w:eastAsia="ko-KR"/>
              </w:rPr>
              <w:t>C</w:t>
            </w:r>
          </w:p>
        </w:tc>
        <w:tc>
          <w:tcPr>
            <w:tcW w:w="1362" w:type="dxa"/>
            <w:tcBorders/>
          </w:tcPr>
          <w:p>
            <w:pPr>
              <w:pStyle w:val="Compact"/>
              <w:spacing w:before="36" w:after="36"/>
              <w:jc w:val="center"/>
              <w:rPr>
                <w:sz w:val="20"/>
                <w:szCs w:val="20"/>
                <w:lang w:eastAsia="ko-KR"/>
              </w:rPr>
            </w:pPr>
            <w:r>
              <w:rPr>
                <w:sz w:val="20"/>
                <w:szCs w:val="20"/>
                <w:lang w:eastAsia="ko-KR"/>
              </w:rPr>
              <w:t>1350 - 1550</w:t>
            </w:r>
          </w:p>
        </w:tc>
        <w:tc>
          <w:tcPr>
            <w:tcW w:w="1154" w:type="dxa"/>
            <w:tcBorders/>
          </w:tcPr>
          <w:p>
            <w:pPr>
              <w:pStyle w:val="Compact"/>
              <w:spacing w:before="36" w:after="36"/>
              <w:jc w:val="center"/>
              <w:rPr>
                <w:sz w:val="20"/>
                <w:szCs w:val="20"/>
                <w:lang w:eastAsia="ko-KR"/>
              </w:rPr>
            </w:pPr>
            <w:r>
              <w:rPr>
                <w:sz w:val="20"/>
                <w:szCs w:val="20"/>
                <w:lang w:eastAsia="ko-KR"/>
              </w:rPr>
              <w:t>1477 - 1551</w:t>
            </w:r>
          </w:p>
        </w:tc>
      </w:tr>
      <w:tr>
        <w:trPr/>
        <w:tc>
          <w:tcPr>
            <w:tcW w:w="1270" w:type="dxa"/>
            <w:tcBorders/>
          </w:tcPr>
          <w:p>
            <w:pPr>
              <w:pStyle w:val="Compact"/>
              <w:spacing w:before="36" w:after="36"/>
              <w:jc w:val="center"/>
              <w:rPr>
                <w:sz w:val="20"/>
                <w:szCs w:val="20"/>
                <w:lang w:eastAsia="ko-KR"/>
              </w:rPr>
            </w:pPr>
            <w:r>
              <w:rPr>
                <w:sz w:val="20"/>
                <w:szCs w:val="20"/>
                <w:lang w:eastAsia="ko-KR"/>
              </w:rPr>
              <w:t>A146 x3011</w:t>
            </w:r>
          </w:p>
        </w:tc>
        <w:tc>
          <w:tcPr>
            <w:tcW w:w="961" w:type="dxa"/>
            <w:tcBorders/>
          </w:tcPr>
          <w:p>
            <w:pPr>
              <w:pStyle w:val="Compact"/>
              <w:spacing w:before="36" w:after="36"/>
              <w:jc w:val="center"/>
              <w:rPr>
                <w:sz w:val="20"/>
                <w:szCs w:val="20"/>
                <w:lang w:eastAsia="ko-KR"/>
              </w:rPr>
            </w:pPr>
            <w:r>
              <w:rPr>
                <w:sz w:val="20"/>
                <w:szCs w:val="20"/>
                <w:lang w:eastAsia="ko-KR"/>
              </w:rPr>
              <w:t>Horsens</w:t>
            </w:r>
          </w:p>
        </w:tc>
        <w:tc>
          <w:tcPr>
            <w:tcW w:w="1586" w:type="dxa"/>
            <w:tcBorders/>
          </w:tcPr>
          <w:p>
            <w:pPr>
              <w:pStyle w:val="Compact"/>
              <w:spacing w:before="36" w:after="36"/>
              <w:jc w:val="center"/>
              <w:rPr>
                <w:sz w:val="20"/>
                <w:szCs w:val="20"/>
                <w:lang w:eastAsia="ko-KR"/>
              </w:rPr>
            </w:pPr>
            <w:r>
              <w:rPr>
                <w:sz w:val="20"/>
                <w:szCs w:val="20"/>
                <w:lang w:eastAsia="ko-KR"/>
              </w:rPr>
              <w:t>Sejet</w:t>
            </w:r>
          </w:p>
        </w:tc>
        <w:tc>
          <w:tcPr>
            <w:tcW w:w="1650" w:type="dxa"/>
            <w:tcBorders/>
          </w:tcPr>
          <w:p>
            <w:pPr>
              <w:pStyle w:val="Compact"/>
              <w:spacing w:before="36" w:after="36"/>
              <w:jc w:val="center"/>
              <w:rPr>
                <w:sz w:val="20"/>
                <w:szCs w:val="20"/>
                <w:lang w:eastAsia="ko-KR"/>
              </w:rPr>
            </w:pPr>
            <w:r>
              <w:rPr>
                <w:sz w:val="20"/>
                <w:szCs w:val="20"/>
                <w:lang w:eastAsia="ko-KR"/>
              </w:rPr>
              <w:t>1150 - 1574</w:t>
            </w:r>
          </w:p>
        </w:tc>
        <w:tc>
          <w:tcPr>
            <w:tcW w:w="1366" w:type="dxa"/>
            <w:tcBorders/>
          </w:tcPr>
          <w:p>
            <w:pPr>
              <w:pStyle w:val="Compact"/>
              <w:spacing w:before="36" w:after="36"/>
              <w:jc w:val="center"/>
              <w:rPr>
                <w:sz w:val="20"/>
                <w:szCs w:val="20"/>
                <w:lang w:eastAsia="ko-KR"/>
              </w:rPr>
            </w:pPr>
            <w:r>
              <w:rPr>
                <w:sz w:val="20"/>
                <w:szCs w:val="20"/>
                <w:lang w:eastAsia="ko-KR"/>
              </w:rPr>
              <w:t>B</w:t>
            </w:r>
          </w:p>
        </w:tc>
        <w:tc>
          <w:tcPr>
            <w:tcW w:w="1362" w:type="dxa"/>
            <w:tcBorders/>
          </w:tcPr>
          <w:p>
            <w:pPr>
              <w:pStyle w:val="Compact"/>
              <w:spacing w:before="36" w:after="36"/>
              <w:jc w:val="center"/>
              <w:rPr>
                <w:sz w:val="20"/>
                <w:szCs w:val="20"/>
                <w:lang w:eastAsia="ko-KR"/>
              </w:rPr>
            </w:pPr>
            <w:r>
              <w:rPr>
                <w:sz w:val="20"/>
                <w:szCs w:val="20"/>
                <w:lang w:eastAsia="ko-KR"/>
              </w:rPr>
              <w:t>1250 - 1425</w:t>
            </w:r>
          </w:p>
        </w:tc>
        <w:tc>
          <w:tcPr>
            <w:tcW w:w="1154" w:type="dxa"/>
            <w:tcBorders/>
          </w:tcPr>
          <w:p>
            <w:pPr>
              <w:pStyle w:val="Compact"/>
              <w:spacing w:before="36" w:after="36"/>
              <w:jc w:val="center"/>
              <w:rPr>
                <w:sz w:val="20"/>
                <w:szCs w:val="20"/>
                <w:lang w:eastAsia="ko-KR"/>
              </w:rPr>
            </w:pPr>
            <w:r>
              <w:rPr>
                <w:sz w:val="20"/>
                <w:szCs w:val="20"/>
                <w:lang w:eastAsia="ko-KR"/>
              </w:rPr>
              <w:t>1397 - 1470</w:t>
            </w:r>
          </w:p>
        </w:tc>
      </w:tr>
      <w:tr>
        <w:trPr/>
        <w:tc>
          <w:tcPr>
            <w:tcW w:w="1270" w:type="dxa"/>
            <w:tcBorders/>
          </w:tcPr>
          <w:p>
            <w:pPr>
              <w:pStyle w:val="Compact"/>
              <w:spacing w:before="36" w:after="36"/>
              <w:jc w:val="center"/>
              <w:rPr>
                <w:sz w:val="20"/>
                <w:szCs w:val="20"/>
                <w:lang w:eastAsia="ko-KR"/>
              </w:rPr>
            </w:pPr>
            <w:r>
              <w:rPr>
                <w:sz w:val="20"/>
                <w:szCs w:val="20"/>
                <w:lang w:eastAsia="ko-KR"/>
              </w:rPr>
              <w:t>A1480 x1480</w:t>
            </w:r>
          </w:p>
        </w:tc>
        <w:tc>
          <w:tcPr>
            <w:tcW w:w="961" w:type="dxa"/>
            <w:tcBorders/>
          </w:tcPr>
          <w:p>
            <w:pPr>
              <w:pStyle w:val="Compact"/>
              <w:spacing w:before="36" w:after="36"/>
              <w:jc w:val="center"/>
              <w:rPr>
                <w:sz w:val="20"/>
                <w:szCs w:val="20"/>
                <w:lang w:eastAsia="ko-KR"/>
              </w:rPr>
            </w:pPr>
            <w:r>
              <w:rPr>
                <w:sz w:val="20"/>
                <w:szCs w:val="20"/>
                <w:lang w:eastAsia="ko-KR"/>
              </w:rPr>
              <w:t>Horsens</w:t>
            </w:r>
          </w:p>
        </w:tc>
        <w:tc>
          <w:tcPr>
            <w:tcW w:w="1586" w:type="dxa"/>
            <w:tcBorders/>
          </w:tcPr>
          <w:p>
            <w:pPr>
              <w:pStyle w:val="Compact"/>
              <w:spacing w:before="36" w:after="36"/>
              <w:jc w:val="center"/>
              <w:rPr>
                <w:sz w:val="20"/>
                <w:szCs w:val="20"/>
                <w:lang w:eastAsia="ko-KR"/>
              </w:rPr>
            </w:pPr>
            <w:r>
              <w:rPr>
                <w:sz w:val="20"/>
                <w:szCs w:val="20"/>
                <w:lang w:eastAsia="ko-KR"/>
              </w:rPr>
              <w:t>Ole Wormsgade</w:t>
            </w:r>
          </w:p>
        </w:tc>
        <w:tc>
          <w:tcPr>
            <w:tcW w:w="1650" w:type="dxa"/>
            <w:tcBorders/>
          </w:tcPr>
          <w:p>
            <w:pPr>
              <w:pStyle w:val="Compact"/>
              <w:spacing w:before="36" w:after="36"/>
              <w:jc w:val="center"/>
              <w:rPr>
                <w:sz w:val="20"/>
                <w:szCs w:val="20"/>
                <w:lang w:eastAsia="ko-KR"/>
              </w:rPr>
            </w:pPr>
            <w:r>
              <w:rPr>
                <w:sz w:val="20"/>
                <w:szCs w:val="20"/>
                <w:lang w:eastAsia="ko-KR"/>
              </w:rPr>
              <w:t>1100 - 1500</w:t>
            </w:r>
          </w:p>
        </w:tc>
        <w:tc>
          <w:tcPr>
            <w:tcW w:w="1366" w:type="dxa"/>
            <w:tcBorders/>
          </w:tcPr>
          <w:p>
            <w:pPr>
              <w:pStyle w:val="Compact"/>
              <w:spacing w:before="36" w:after="36"/>
              <w:jc w:val="center"/>
              <w:rPr>
                <w:sz w:val="20"/>
                <w:szCs w:val="20"/>
                <w:lang w:eastAsia="ko-KR"/>
              </w:rPr>
            </w:pPr>
            <w:r>
              <w:rPr>
                <w:sz w:val="20"/>
                <w:szCs w:val="20"/>
                <w:lang w:eastAsia="ko-KR"/>
              </w:rPr>
              <w:t>?</w:t>
            </w:r>
          </w:p>
        </w:tc>
        <w:tc>
          <w:tcPr>
            <w:tcW w:w="1362" w:type="dxa"/>
            <w:tcBorders/>
          </w:tcPr>
          <w:p>
            <w:pPr>
              <w:pStyle w:val="Compact"/>
              <w:spacing w:before="36" w:after="36"/>
              <w:jc w:val="center"/>
              <w:rPr>
                <w:sz w:val="20"/>
                <w:szCs w:val="20"/>
                <w:lang w:eastAsia="ko-KR"/>
              </w:rPr>
            </w:pPr>
            <w:r>
              <w:rPr>
                <w:sz w:val="20"/>
                <w:szCs w:val="20"/>
                <w:lang w:eastAsia="ko-KR"/>
              </w:rPr>
              <w:t>?</w:t>
            </w:r>
          </w:p>
        </w:tc>
        <w:tc>
          <w:tcPr>
            <w:tcW w:w="1154" w:type="dxa"/>
            <w:tcBorders/>
          </w:tcPr>
          <w:p>
            <w:pPr>
              <w:pStyle w:val="Compact"/>
              <w:spacing w:before="36" w:after="36"/>
              <w:jc w:val="center"/>
              <w:rPr>
                <w:sz w:val="20"/>
                <w:szCs w:val="20"/>
                <w:lang w:eastAsia="ko-KR"/>
              </w:rPr>
            </w:pPr>
            <w:r>
              <w:rPr>
                <w:sz w:val="20"/>
                <w:szCs w:val="20"/>
                <w:lang w:eastAsia="ko-KR"/>
              </w:rPr>
              <w:t>1384 - 1473</w:t>
            </w:r>
          </w:p>
        </w:tc>
      </w:tr>
      <w:tr>
        <w:trPr/>
        <w:tc>
          <w:tcPr>
            <w:tcW w:w="1270" w:type="dxa"/>
            <w:tcBorders/>
          </w:tcPr>
          <w:p>
            <w:pPr>
              <w:pStyle w:val="Compact"/>
              <w:spacing w:before="36" w:after="36"/>
              <w:jc w:val="center"/>
              <w:rPr>
                <w:sz w:val="20"/>
                <w:szCs w:val="20"/>
                <w:lang w:eastAsia="ko-KR"/>
              </w:rPr>
            </w:pPr>
            <w:r>
              <w:rPr>
                <w:sz w:val="20"/>
                <w:szCs w:val="20"/>
                <w:lang w:eastAsia="ko-KR"/>
              </w:rPr>
              <w:t>G371</w:t>
            </w:r>
          </w:p>
        </w:tc>
        <w:tc>
          <w:tcPr>
            <w:tcW w:w="961" w:type="dxa"/>
            <w:tcBorders/>
          </w:tcPr>
          <w:p>
            <w:pPr>
              <w:pStyle w:val="Compact"/>
              <w:spacing w:before="36" w:after="36"/>
              <w:jc w:val="center"/>
              <w:rPr>
                <w:sz w:val="20"/>
                <w:szCs w:val="20"/>
                <w:lang w:eastAsia="ko-KR"/>
              </w:rPr>
            </w:pPr>
            <w:r>
              <w:rPr>
                <w:sz w:val="20"/>
                <w:szCs w:val="20"/>
                <w:lang w:eastAsia="ko-KR"/>
              </w:rPr>
              <w:t>Horsens</w:t>
            </w:r>
          </w:p>
        </w:tc>
        <w:tc>
          <w:tcPr>
            <w:tcW w:w="1586" w:type="dxa"/>
            <w:tcBorders/>
          </w:tcPr>
          <w:p>
            <w:pPr>
              <w:pStyle w:val="Compact"/>
              <w:spacing w:before="36" w:after="36"/>
              <w:jc w:val="center"/>
              <w:rPr>
                <w:sz w:val="20"/>
                <w:szCs w:val="20"/>
                <w:lang w:eastAsia="ko-KR"/>
              </w:rPr>
            </w:pPr>
            <w:r>
              <w:rPr>
                <w:sz w:val="20"/>
                <w:szCs w:val="20"/>
                <w:lang w:eastAsia="ko-KR"/>
              </w:rPr>
              <w:t>Tirup</w:t>
            </w:r>
          </w:p>
        </w:tc>
        <w:tc>
          <w:tcPr>
            <w:tcW w:w="1650" w:type="dxa"/>
            <w:tcBorders/>
          </w:tcPr>
          <w:p>
            <w:pPr>
              <w:pStyle w:val="Compact"/>
              <w:spacing w:before="36" w:after="36"/>
              <w:jc w:val="center"/>
              <w:rPr>
                <w:sz w:val="20"/>
                <w:szCs w:val="20"/>
                <w:lang w:eastAsia="ko-KR"/>
              </w:rPr>
            </w:pPr>
            <w:r>
              <w:rPr>
                <w:sz w:val="20"/>
                <w:szCs w:val="20"/>
                <w:lang w:eastAsia="ko-KR"/>
              </w:rPr>
              <w:t>1150 - 1350</w:t>
            </w:r>
          </w:p>
        </w:tc>
        <w:tc>
          <w:tcPr>
            <w:tcW w:w="1366" w:type="dxa"/>
            <w:tcBorders/>
          </w:tcPr>
          <w:p>
            <w:pPr>
              <w:pStyle w:val="Compact"/>
              <w:spacing w:before="36" w:after="36"/>
              <w:jc w:val="center"/>
              <w:rPr>
                <w:sz w:val="20"/>
                <w:szCs w:val="20"/>
                <w:lang w:eastAsia="ko-KR"/>
              </w:rPr>
            </w:pPr>
            <w:r>
              <w:rPr>
                <w:sz w:val="20"/>
                <w:szCs w:val="20"/>
                <w:lang w:eastAsia="ko-KR"/>
              </w:rPr>
              <w:t>B</w:t>
            </w:r>
          </w:p>
        </w:tc>
        <w:tc>
          <w:tcPr>
            <w:tcW w:w="1362" w:type="dxa"/>
            <w:tcBorders/>
          </w:tcPr>
          <w:p>
            <w:pPr>
              <w:pStyle w:val="Compact"/>
              <w:spacing w:before="36" w:after="36"/>
              <w:jc w:val="center"/>
              <w:rPr>
                <w:sz w:val="20"/>
                <w:szCs w:val="20"/>
                <w:lang w:eastAsia="ko-KR"/>
              </w:rPr>
            </w:pPr>
            <w:r>
              <w:rPr>
                <w:sz w:val="20"/>
                <w:szCs w:val="20"/>
                <w:lang w:eastAsia="ko-KR"/>
              </w:rPr>
              <w:t>1250 - 1425</w:t>
            </w:r>
          </w:p>
        </w:tc>
        <w:tc>
          <w:tcPr>
            <w:tcW w:w="1154" w:type="dxa"/>
            <w:tcBorders/>
          </w:tcPr>
          <w:p>
            <w:pPr>
              <w:pStyle w:val="Compact"/>
              <w:spacing w:before="36" w:after="36"/>
              <w:jc w:val="center"/>
              <w:rPr>
                <w:sz w:val="20"/>
                <w:szCs w:val="20"/>
                <w:lang w:eastAsia="ko-KR"/>
              </w:rPr>
            </w:pPr>
            <w:r>
              <w:rPr>
                <w:sz w:val="20"/>
                <w:szCs w:val="20"/>
                <w:lang w:eastAsia="ko-KR"/>
              </w:rPr>
              <w:t>1419 - 1490</w:t>
            </w:r>
          </w:p>
        </w:tc>
      </w:tr>
      <w:tr>
        <w:trPr/>
        <w:tc>
          <w:tcPr>
            <w:tcW w:w="1270" w:type="dxa"/>
            <w:tcBorders/>
          </w:tcPr>
          <w:p>
            <w:pPr>
              <w:pStyle w:val="Compact"/>
              <w:spacing w:before="36" w:after="36"/>
              <w:jc w:val="center"/>
              <w:rPr>
                <w:sz w:val="20"/>
                <w:szCs w:val="20"/>
                <w:lang w:eastAsia="ko-KR"/>
              </w:rPr>
            </w:pPr>
            <w:r>
              <w:rPr>
                <w:sz w:val="20"/>
                <w:szCs w:val="20"/>
                <w:lang w:eastAsia="ko-KR"/>
              </w:rPr>
              <w:t>Gr GC 15</w:t>
            </w:r>
          </w:p>
        </w:tc>
        <w:tc>
          <w:tcPr>
            <w:tcW w:w="961" w:type="dxa"/>
            <w:tcBorders/>
          </w:tcPr>
          <w:p>
            <w:pPr>
              <w:pStyle w:val="Compact"/>
              <w:spacing w:before="36" w:after="36"/>
              <w:jc w:val="center"/>
              <w:rPr>
                <w:sz w:val="20"/>
                <w:szCs w:val="20"/>
                <w:lang w:eastAsia="ko-KR"/>
              </w:rPr>
            </w:pPr>
            <w:r>
              <w:rPr>
                <w:sz w:val="20"/>
                <w:szCs w:val="20"/>
                <w:lang w:eastAsia="ko-KR"/>
              </w:rPr>
              <w:t>Viborg</w:t>
            </w:r>
          </w:p>
        </w:tc>
        <w:tc>
          <w:tcPr>
            <w:tcW w:w="1586" w:type="dxa"/>
            <w:tcBorders/>
          </w:tcPr>
          <w:p>
            <w:pPr>
              <w:pStyle w:val="Compact"/>
              <w:spacing w:before="36" w:after="36"/>
              <w:jc w:val="center"/>
              <w:rPr>
                <w:sz w:val="20"/>
                <w:szCs w:val="20"/>
                <w:lang w:eastAsia="ko-KR"/>
              </w:rPr>
            </w:pPr>
            <w:r>
              <w:rPr>
                <w:sz w:val="20"/>
                <w:szCs w:val="20"/>
                <w:lang w:eastAsia="ko-KR"/>
              </w:rPr>
              <w:t>Faldborg</w:t>
            </w:r>
          </w:p>
        </w:tc>
        <w:tc>
          <w:tcPr>
            <w:tcW w:w="1650" w:type="dxa"/>
            <w:tcBorders/>
          </w:tcPr>
          <w:p>
            <w:pPr>
              <w:pStyle w:val="Compact"/>
              <w:spacing w:before="36" w:after="36"/>
              <w:jc w:val="center"/>
              <w:rPr>
                <w:sz w:val="20"/>
                <w:szCs w:val="20"/>
                <w:lang w:eastAsia="ko-KR"/>
              </w:rPr>
            </w:pPr>
            <w:r>
              <w:rPr>
                <w:sz w:val="20"/>
                <w:szCs w:val="20"/>
                <w:lang w:eastAsia="ko-KR"/>
              </w:rPr>
              <w:t>1100 - 1600</w:t>
            </w:r>
          </w:p>
        </w:tc>
        <w:tc>
          <w:tcPr>
            <w:tcW w:w="1366" w:type="dxa"/>
            <w:tcBorders/>
          </w:tcPr>
          <w:p>
            <w:pPr>
              <w:pStyle w:val="Compact"/>
              <w:spacing w:before="36" w:after="36"/>
              <w:jc w:val="center"/>
              <w:rPr>
                <w:sz w:val="20"/>
                <w:szCs w:val="20"/>
                <w:lang w:eastAsia="ko-KR"/>
              </w:rPr>
            </w:pPr>
            <w:r>
              <w:rPr>
                <w:sz w:val="20"/>
                <w:szCs w:val="20"/>
                <w:lang w:eastAsia="ko-KR"/>
              </w:rPr>
              <w:t>C</w:t>
            </w:r>
          </w:p>
        </w:tc>
        <w:tc>
          <w:tcPr>
            <w:tcW w:w="1362" w:type="dxa"/>
            <w:tcBorders/>
          </w:tcPr>
          <w:p>
            <w:pPr>
              <w:pStyle w:val="Compact"/>
              <w:spacing w:before="36" w:after="36"/>
              <w:jc w:val="center"/>
              <w:rPr>
                <w:sz w:val="20"/>
                <w:szCs w:val="20"/>
                <w:lang w:eastAsia="ko-KR"/>
              </w:rPr>
            </w:pPr>
            <w:r>
              <w:rPr>
                <w:sz w:val="20"/>
                <w:szCs w:val="20"/>
                <w:lang w:eastAsia="ko-KR"/>
              </w:rPr>
              <w:t>1350 - 1550</w:t>
            </w:r>
          </w:p>
        </w:tc>
        <w:tc>
          <w:tcPr>
            <w:tcW w:w="1154" w:type="dxa"/>
            <w:tcBorders/>
          </w:tcPr>
          <w:p>
            <w:pPr>
              <w:pStyle w:val="Compact"/>
              <w:spacing w:before="36" w:after="36"/>
              <w:jc w:val="center"/>
              <w:rPr>
                <w:sz w:val="20"/>
                <w:szCs w:val="20"/>
                <w:lang w:eastAsia="ko-KR"/>
              </w:rPr>
            </w:pPr>
            <w:r>
              <w:rPr>
                <w:sz w:val="20"/>
                <w:szCs w:val="20"/>
                <w:lang w:eastAsia="ko-KR"/>
              </w:rPr>
              <w:t>1539 - 1655</w:t>
            </w:r>
            <w:bookmarkStart w:id="22" w:name="tbl%3Atip_dating_summary"/>
            <w:bookmarkEnd w:id="22"/>
          </w:p>
        </w:tc>
      </w:tr>
    </w:tbl>
    <w:p>
      <w:pPr>
        <w:pStyle w:val="BlockText"/>
        <w:rPr>
          <w:b/>
          <w:b/>
        </w:rPr>
      </w:pPr>
      <w:r>
        <w:rPr>
          <w:b/>
        </w:rPr>
      </w:r>
    </w:p>
    <w:p>
      <w:pPr>
        <w:pStyle w:val="Normal"/>
        <w:rPr>
          <w:b/>
          <w:b/>
        </w:rPr>
      </w:pPr>
      <w:r>
        <w:rPr>
          <w:b/>
        </w:rPr>
      </w:r>
      <w:r>
        <w:br w:type="page"/>
      </w:r>
    </w:p>
    <w:p>
      <w:pPr>
        <w:pStyle w:val="BlockText"/>
        <w:rPr/>
      </w:pPr>
      <w:r>
        <w:rPr>
          <w:b/>
        </w:rPr>
        <w:t>Question for Vaughan Grimes.</w:t>
      </w:r>
      <w:r>
        <w:rPr/>
        <w:t xml:space="preserve"> Is the interpretation/visual of the radiocarbon date appropriate?</w:t>
      </w:r>
    </w:p>
    <w:p>
      <w:pPr>
        <w:pStyle w:val="BlockText"/>
        <w:rPr/>
      </w:pPr>
      <w:r>
        <w:rPr>
          <w:b/>
        </w:rPr>
        <w:t>Kat’s Note</w:t>
      </w:r>
      <w:r>
        <w:rPr/>
        <w:t xml:space="preserve"> This figure still requires substantial edits.</w:t>
      </w:r>
    </w:p>
    <w:p>
      <w:pPr>
        <w:pStyle w:val="CaptionedFigure"/>
        <w:rPr/>
      </w:pPr>
      <w:bookmarkStart w:id="23" w:name="fig%3Atimeline_sites"/>
      <w:bookmarkEnd w:id="23"/>
      <w:r>
        <w:rPr/>
        <w:drawing>
          <wp:inline distT="0" distB="0" distL="0" distR="0">
            <wp:extent cx="4745990" cy="6660515"/>
            <wp:effectExtent l="0" t="0" r="0" b="0"/>
            <wp:docPr id="3" name="Image2" descr="Figure 3: Timeline of archaeological sites and plague-positive individuals. The blue shaded range spans the highest probability period from the oldest to the youngest sample in which Y. pestis was detected. The color orange indicates the sample and site with disparate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Timeline of archaeological sites and plague-positive individuals. The blue shaded range spans the highest probability period from the oldest to the youngest sample in which Y. pestis was detected. The color orange indicates the sample and site with disparate dates."/>
                    <pic:cNvPicPr>
                      <a:picLocks noChangeAspect="1" noChangeArrowheads="1"/>
                    </pic:cNvPicPr>
                  </pic:nvPicPr>
                  <pic:blipFill>
                    <a:blip r:embed="rId16"/>
                    <a:stretch>
                      <a:fillRect/>
                    </a:stretch>
                  </pic:blipFill>
                  <pic:spPr bwMode="auto">
                    <a:xfrm>
                      <a:off x="0" y="0"/>
                      <a:ext cx="4745990" cy="6660515"/>
                    </a:xfrm>
                    <a:prstGeom prst="rect">
                      <a:avLst/>
                    </a:prstGeom>
                  </pic:spPr>
                </pic:pic>
              </a:graphicData>
            </a:graphic>
          </wp:inline>
        </w:drawing>
      </w:r>
    </w:p>
    <w:p>
      <w:pPr>
        <w:pStyle w:val="ImageCaption"/>
        <w:rPr/>
      </w:pPr>
      <w:r>
        <w:rPr/>
        <w:t>Figure 3: Timeline of archaeological sites and plague-positive individuals. The blue shaded range spans the highest probability period from the oldest to the youngest sample in which Y. pestis was detected. The color orange indicates the sample and site with disparate dates.</w:t>
      </w:r>
    </w:p>
    <w:p>
      <w:pPr>
        <w:pStyle w:val="Heading3"/>
        <w:rPr/>
      </w:pPr>
      <w:bookmarkStart w:id="24" w:name="fig%3Atimeline_sites"/>
      <w:bookmarkStart w:id="25" w:name="phylogeny"/>
      <w:bookmarkEnd w:id="24"/>
      <w:r>
        <w:rPr/>
        <w:t>Phylogeny</w:t>
      </w:r>
      <w:bookmarkEnd w:id="25"/>
    </w:p>
    <w:p>
      <w:pPr>
        <w:pStyle w:val="FirstParagraph"/>
        <w:rPr/>
      </w:pPr>
      <w:r>
        <w:rPr/>
        <w:t xml:space="preserve">A time-scaled phylogeny was estimated to compare the 9 Danish </w:t>
      </w:r>
      <w:r>
        <w:rPr>
          <w:i/>
        </w:rPr>
        <w:t>Y. pestis</w:t>
      </w:r>
      <w:r>
        <w:rPr/>
        <w:t xml:space="preserve"> genomes to 40 previously published Second Pandemic samples (Figure </w:t>
      </w:r>
      <w:hyperlink w:anchor="fig:1.PRE_timetree">
        <w:r>
          <w:rPr>
            <w:rStyle w:val="InternetLink"/>
          </w:rPr>
          <w:t>4</w:t>
        </w:r>
      </w:hyperlink>
      <w:r>
        <w:rPr/>
        <w:t xml:space="preserve">). The temporal structure of the Second Pandemic is also visualized as a timeline, which re-orients the time-scaled phylogeny to trace a path from the root to the most recently collected sample (Figure </w:t>
      </w:r>
      <w:hyperlink w:anchor="fig:1.PRE_timeline">
        <w:r>
          <w:rPr>
            <w:rStyle w:val="InternetLink"/>
          </w:rPr>
          <w:t>5</w:t>
        </w:r>
      </w:hyperlink>
      <w:r>
        <w:rPr/>
        <w:t xml:space="preserve">). The geographic distribution of </w:t>
      </w:r>
      <w:r>
        <w:rPr>
          <w:i/>
        </w:rPr>
        <w:t>Y. pestis</w:t>
      </w:r>
      <w:r>
        <w:rPr/>
        <w:t xml:space="preserve"> genomes used in the phylogenetic analysis is displayed in Figure </w:t>
      </w:r>
      <w:hyperlink w:anchor="fig:1.PRE_map">
        <w:r>
          <w:rPr>
            <w:rStyle w:val="InternetLink"/>
          </w:rPr>
          <w:t>6</w:t>
        </w:r>
      </w:hyperlink>
      <w:r>
        <w:rPr/>
        <w:t>.</w:t>
      </w:r>
    </w:p>
    <w:p>
      <w:pPr>
        <w:pStyle w:val="TextBody"/>
        <w:rPr/>
      </w:pPr>
      <w:r>
        <w:rPr>
          <w:i/>
        </w:rPr>
        <w:t>Y. pestis</w:t>
      </w:r>
      <w:r>
        <w:rPr/>
        <w:t xml:space="preserve"> genomes from Denmark do not form a single, geographically restricted clade. Instead, Danish plague is distributed throughout the phylogeny, in a similar fashion to the genomes retrieved from Germany and England. This distribution aligns closely with historical documentation describing the multiple waves of ‘pestilence’ that affected medieval Europe [</w:t>
      </w:r>
      <w:hyperlink w:anchor="ref-13NOJLbvF">
        <w:r>
          <w:rPr>
            <w:rStyle w:val="InternetLink"/>
          </w:rPr>
          <w:t>4</w:t>
        </w:r>
      </w:hyperlink>
      <w:r>
        <w:rPr/>
        <w:t>], and thus we use this theoretical framework to contextualized the observed genetic diversity in Denmark.</w:t>
      </w:r>
    </w:p>
    <w:p>
      <w:pPr>
        <w:pStyle w:val="CaptionedFigure"/>
        <w:rPr/>
      </w:pPr>
      <w:bookmarkStart w:id="26" w:name="fig%3A1.PRE_timetree"/>
      <w:bookmarkEnd w:id="26"/>
      <w:r>
        <w:rPr/>
        <w:drawing>
          <wp:inline distT="0" distB="0" distL="0" distR="0">
            <wp:extent cx="5019675" cy="4794885"/>
            <wp:effectExtent l="0" t="0" r="0" b="0"/>
            <wp:docPr id="4" name="Image3" descr="Figure 4: A time-scaled phylogeny of the Second Plague Pan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A time-scaled phylogeny of the Second Plague Pandemic."/>
                    <pic:cNvPicPr>
                      <a:picLocks noChangeAspect="1" noChangeArrowheads="1"/>
                    </pic:cNvPicPr>
                  </pic:nvPicPr>
                  <pic:blipFill>
                    <a:blip r:embed="rId17"/>
                    <a:stretch>
                      <a:fillRect/>
                    </a:stretch>
                  </pic:blipFill>
                  <pic:spPr bwMode="auto">
                    <a:xfrm>
                      <a:off x="0" y="0"/>
                      <a:ext cx="5019675" cy="4794885"/>
                    </a:xfrm>
                    <a:prstGeom prst="rect">
                      <a:avLst/>
                    </a:prstGeom>
                  </pic:spPr>
                </pic:pic>
              </a:graphicData>
            </a:graphic>
          </wp:inline>
        </w:drawing>
      </w:r>
    </w:p>
    <w:p>
      <w:pPr>
        <w:pStyle w:val="ImageCaption"/>
        <w:rPr/>
      </w:pPr>
      <w:r>
        <w:rPr/>
        <w:t>Figure 4: A time-scaled phylogeny of the Second Plague Pandemic.</w:t>
      </w:r>
    </w:p>
    <w:p>
      <w:pPr>
        <w:pStyle w:val="CaptionedFigure"/>
        <w:rPr/>
      </w:pPr>
      <w:bookmarkStart w:id="27" w:name="fig%3A1.PRE_timetree"/>
      <w:bookmarkStart w:id="28" w:name="fig%3A1.PRE_timeline"/>
      <w:bookmarkEnd w:id="27"/>
      <w:bookmarkEnd w:id="28"/>
      <w:r>
        <w:rPr/>
        <w:drawing>
          <wp:inline distT="0" distB="0" distL="0" distR="0">
            <wp:extent cx="5943600" cy="2348230"/>
            <wp:effectExtent l="0" t="0" r="0" b="0"/>
            <wp:docPr id="5" name="Image4" descr="Figure 5: A timeline phylogeny of the Second Plague Pan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A timeline phylogeny of the Second Plague Pandemic."/>
                    <pic:cNvPicPr>
                      <a:picLocks noChangeAspect="1" noChangeArrowheads="1"/>
                    </pic:cNvPicPr>
                  </pic:nvPicPr>
                  <pic:blipFill>
                    <a:blip r:embed="rId18"/>
                    <a:stretch>
                      <a:fillRect/>
                    </a:stretch>
                  </pic:blipFill>
                  <pic:spPr bwMode="auto">
                    <a:xfrm>
                      <a:off x="0" y="0"/>
                      <a:ext cx="5943600" cy="2348230"/>
                    </a:xfrm>
                    <a:prstGeom prst="rect">
                      <a:avLst/>
                    </a:prstGeom>
                  </pic:spPr>
                </pic:pic>
              </a:graphicData>
            </a:graphic>
          </wp:inline>
        </w:drawing>
      </w:r>
    </w:p>
    <w:p>
      <w:pPr>
        <w:pStyle w:val="ImageCaption"/>
        <w:rPr/>
      </w:pPr>
      <w:r>
        <w:rPr/>
        <w:t>Figure 5: A timeline phylogeny of the Second Plague Pandemic.</w:t>
      </w:r>
    </w:p>
    <w:p>
      <w:pPr>
        <w:pStyle w:val="CaptionedFigure"/>
        <w:rPr/>
      </w:pPr>
      <w:bookmarkStart w:id="29" w:name="fig%3A1.PRE_timeline"/>
      <w:bookmarkStart w:id="30" w:name="fig%3A1.PRE_map"/>
      <w:bookmarkEnd w:id="29"/>
      <w:bookmarkEnd w:id="30"/>
      <w:r>
        <w:rPr/>
        <w:drawing>
          <wp:inline distT="0" distB="0" distL="0" distR="0">
            <wp:extent cx="5943600" cy="3343275"/>
            <wp:effectExtent l="0" t="0" r="0" b="0"/>
            <wp:docPr id="6" name="Image5" descr="Figure 6: Geographic distribution of Second Pandemic samples used in the Yersinia pestis phylog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Geographic distribution of Second Pandemic samples used in the Yersinia pestis phylogeny."/>
                    <pic:cNvPicPr>
                      <a:picLocks noChangeAspect="1" noChangeArrowheads="1"/>
                    </pic:cNvPicPr>
                  </pic:nvPicPr>
                  <pic:blipFill>
                    <a:blip r:embed="rId19"/>
                    <a:stretch>
                      <a:fillRect/>
                    </a:stretch>
                  </pic:blipFill>
                  <pic:spPr bwMode="auto">
                    <a:xfrm>
                      <a:off x="0" y="0"/>
                      <a:ext cx="5943600" cy="3343275"/>
                    </a:xfrm>
                    <a:prstGeom prst="rect">
                      <a:avLst/>
                    </a:prstGeom>
                  </pic:spPr>
                </pic:pic>
              </a:graphicData>
            </a:graphic>
          </wp:inline>
        </w:drawing>
      </w:r>
    </w:p>
    <w:p>
      <w:pPr>
        <w:pStyle w:val="ImageCaption"/>
        <w:rPr/>
      </w:pPr>
      <w:r>
        <w:rPr/>
        <w:t>Figure 6: Geographic distribution of Second Pandemic samples used in the Yersinia pestis phylogeny.</w:t>
      </w:r>
    </w:p>
    <w:p>
      <w:pPr>
        <w:pStyle w:val="Normal"/>
        <w:rPr>
          <w:rFonts w:eastAsia="맑은 고딕" w:cs="" w:cstheme="majorBidi" w:eastAsiaTheme="majorEastAsia"/>
          <w:b/>
          <w:b/>
          <w:bCs/>
          <w:sz w:val="26"/>
          <w:szCs w:val="24"/>
        </w:rPr>
      </w:pPr>
      <w:r>
        <w:rPr>
          <w:rFonts w:eastAsia="맑은 고딕" w:cs="" w:cstheme="majorBidi" w:eastAsiaTheme="majorEastAsia"/>
          <w:b/>
          <w:bCs/>
          <w:sz w:val="26"/>
          <w:szCs w:val="24"/>
        </w:rPr>
      </w:r>
      <w:bookmarkStart w:id="31" w:name="fig%3A1.PRE_map"/>
      <w:bookmarkStart w:id="32" w:name="the-first-phase-black-death"/>
      <w:bookmarkStart w:id="33" w:name="fig%3A1.PRE_map"/>
      <w:bookmarkStart w:id="34" w:name="the-first-phase-black-death"/>
      <w:bookmarkEnd w:id="33"/>
      <w:r>
        <w:br w:type="page"/>
      </w:r>
    </w:p>
    <w:p>
      <w:pPr>
        <w:pStyle w:val="Heading4"/>
        <w:rPr/>
      </w:pPr>
      <w:bookmarkStart w:id="35" w:name="the-first-phase-black-death"/>
      <w:r>
        <w:rPr/>
        <w:t>The First Phase: Black Death</w:t>
      </w:r>
      <w:bookmarkEnd w:id="35"/>
    </w:p>
    <w:p>
      <w:pPr>
        <w:pStyle w:val="FirstParagraph"/>
        <w:rPr/>
      </w:pPr>
      <w:r>
        <w:rPr/>
        <w:t xml:space="preserve">Two individuals from Ribe, G25A and G16, cluster with </w:t>
      </w:r>
      <w:r>
        <w:rPr>
          <w:i/>
        </w:rPr>
        <w:t>Y. pestis</w:t>
      </w:r>
      <w:r>
        <w:rPr/>
        <w:t xml:space="preserve"> strains dated to the 14th century (Table </w:t>
      </w:r>
      <w:hyperlink w:anchor="tbl:dates_black_death">
        <w:r>
          <w:rPr>
            <w:rStyle w:val="InternetLink"/>
          </w:rPr>
          <w:t>10</w:t>
        </w:r>
      </w:hyperlink>
      <w:r>
        <w:rPr/>
        <w:t xml:space="preserve">). This </w:t>
      </w:r>
      <w:commentRangeStart w:id="0"/>
      <w:r>
        <w:rPr/>
        <w:t>cluster i</w:t>
      </w:r>
      <w:ins w:id="6" w:author="Sebastian Duchene" w:date="2021-07-26T12:13:05Z">
        <w:r>
          <w:rPr/>
        </w:r>
      </w:ins>
      <w:commentRangeEnd w:id="0"/>
      <w:r>
        <w:commentReference w:id="0"/>
      </w:r>
      <w:r>
        <w:rPr/>
        <w:t>s thought to be associated with the infamous Black Death (1346-1353) where mortality estimates ranged from 20-50% [</w:t>
      </w:r>
      <w:hyperlink w:anchor="ref-13NOJLbvF">
        <w:r>
          <w:rPr>
            <w:rStyle w:val="InternetLink"/>
          </w:rPr>
          <w:t>4</w:t>
        </w:r>
      </w:hyperlink>
      <w:r>
        <w:rPr/>
        <w:t>,</w:t>
      </w:r>
      <w:hyperlink w:anchor="ref-MZ9hlNya">
        <w:r>
          <w:rPr>
            <w:rStyle w:val="InternetLink"/>
          </w:rPr>
          <w:t>5</w:t>
        </w:r>
      </w:hyperlink>
      <w:r>
        <w:rPr/>
        <w:t>]. This association is based upon the observations of temporal overlap and little to no genetic diversity that rapidly dispersed across Europe, including France, Spain, England, Germany, Norway, and now Denmark. Overall, this pattern is typical of epidemic spread [</w:t>
      </w:r>
      <w:r>
        <w:rPr>
          <w:b/>
        </w:rPr>
        <w:t>???</w:t>
      </w:r>
      <w:r>
        <w:rPr/>
        <w:t>], and has also been observed at the advent of the Third Plague Pandemic [</w:t>
      </w:r>
      <w:r>
        <w:rPr>
          <w:b/>
        </w:rPr>
        <w:t>???</w:t>
      </w:r>
      <w:r>
        <w:rPr/>
        <w:t>].</w:t>
      </w:r>
    </w:p>
    <w:p>
      <w:pPr>
        <w:pStyle w:val="TextBody"/>
        <w:rPr/>
      </w:pPr>
      <w:r>
        <w:rPr/>
        <w:t xml:space="preserve">Similar to the rest of Western and Northern Europe, </w:t>
      </w:r>
      <w:r>
        <w:rPr>
          <w:i/>
        </w:rPr>
        <w:t>Y. pestis</w:t>
      </w:r>
      <w:r>
        <w:rPr/>
        <w:t xml:space="preserve"> appears suddenly in Denmark in the 14th century. The genomes from G25A and G16 mark the first observation of </w:t>
      </w:r>
      <w:r>
        <w:rPr>
          <w:i/>
        </w:rPr>
        <w:t>Y. pestis</w:t>
      </w:r>
      <w:r>
        <w:rPr/>
        <w:t xml:space="preserve"> in Denmark and are congruent with historical records that document the arrival of the Black Death in Ribe in 1349 [</w:t>
      </w:r>
      <w:hyperlink w:anchor="ref-1G9pdnarW">
        <w:r>
          <w:rPr>
            <w:rStyle w:val="InternetLink"/>
          </w:rPr>
          <w:t>6</w:t>
        </w:r>
      </w:hyperlink>
      <w:r>
        <w:rPr/>
        <w:t xml:space="preserve">]. No evidence of </w:t>
      </w:r>
      <w:r>
        <w:rPr>
          <w:i/>
        </w:rPr>
        <w:t>Y. pestis</w:t>
      </w:r>
      <w:r>
        <w:rPr/>
        <w:t xml:space="preserve"> was found in Denmark during the preceding centuries, suggesting plague was a relatively new disease for medieval Danish populations. Unfortunately, the high degree of genetic similarity means that the branching patterns, and thus dispersal of </w:t>
      </w:r>
      <w:r>
        <w:rPr>
          <w:i/>
        </w:rPr>
        <w:t>Y. pestis</w:t>
      </w:r>
      <w:r>
        <w:rPr/>
        <w:t>, cannot be resolved during this period.</w:t>
      </w:r>
    </w:p>
    <w:p>
      <w:pPr>
        <w:pStyle w:val="BlockText"/>
        <w:rPr/>
      </w:pPr>
      <w:r>
        <w:rPr>
          <w:b/>
        </w:rPr>
        <w:t>Kat’s Note</w:t>
      </w:r>
      <w:r>
        <w:rPr/>
        <w:t>: - G25A has the lowest sequencing depth, with a mean chromosomal depth of 3.8 molecules per nucleotide. This might mean that diagnostic positions for the post-Black Death clade are missing as “false” negatives. This would make it seem earlier/less-derived if those mutations are ‘missing’. I will investigate!</w:t>
      </w:r>
    </w:p>
    <w:p>
      <w:pPr>
        <w:pStyle w:val="Heading4"/>
        <w:rPr/>
      </w:pPr>
      <w:bookmarkStart w:id="36" w:name="the-second-phase-pestis-secunda"/>
      <w:r>
        <w:rPr/>
        <w:t xml:space="preserve">The Second Phase: </w:t>
      </w:r>
      <w:r>
        <w:rPr>
          <w:i/>
        </w:rPr>
        <w:t>pestis secunda</w:t>
      </w:r>
      <w:bookmarkEnd w:id="36"/>
    </w:p>
    <w:p>
      <w:pPr>
        <w:pStyle w:val="FirstParagraph"/>
        <w:rPr/>
      </w:pPr>
      <w:r>
        <w:rPr/>
        <w:t xml:space="preserve">Interestingly, the </w:t>
      </w:r>
      <w:r>
        <w:rPr>
          <w:i/>
        </w:rPr>
        <w:t>Y. pestis</w:t>
      </w:r>
      <w:r>
        <w:rPr/>
        <w:t xml:space="preserve"> genome associated with individual G25Bx98 (who was found in the same grave as G25A?) is genetically distinct from the earlier strains from Ribe. This isolate falls within a clade of high epidemiological significance, which is the ancestral group giving rise to the Third Pandemic of plague and the rest of</w:t>
      </w:r>
      <w:commentRangeStart w:id="1"/>
      <w:r>
        <w:rPr/>
        <w:t xml:space="preserve"> Branch 1</w:t>
      </w:r>
      <w:ins w:id="7" w:author="Sebastian Duchene" w:date="2021-07-26T12:12:37Z">
        <w:r>
          <w:rPr/>
        </w:r>
      </w:ins>
      <w:commentRangeEnd w:id="1"/>
      <w:r>
        <w:commentReference w:id="1"/>
      </w:r>
      <w:r>
        <w:rPr/>
        <w:t xml:space="preserve">. Historically, this clade has been linked to the </w:t>
      </w:r>
      <w:r>
        <w:rPr>
          <w:i/>
        </w:rPr>
        <w:t>pestis secunda</w:t>
      </w:r>
      <w:r>
        <w:rPr/>
        <w:t>, a wave of plague outbreaks dated between 1357 to 1366 [</w:t>
      </w:r>
      <w:hyperlink w:anchor="ref-P4ttAUpf">
        <w:r>
          <w:rPr>
            <w:rStyle w:val="InternetLink"/>
          </w:rPr>
          <w:t>7</w:t>
        </w:r>
      </w:hyperlink>
      <w:r>
        <w:rPr/>
        <w:t>,</w:t>
      </w:r>
      <w:hyperlink w:anchor="ref-1BWm60ySL">
        <w:r>
          <w:rPr>
            <w:rStyle w:val="InternetLink"/>
          </w:rPr>
          <w:t>8</w:t>
        </w:r>
      </w:hyperlink>
      <w:r>
        <w:rPr/>
        <w:t xml:space="preserve">]. The estimated molecular dates do overlap with this time period (Table </w:t>
      </w:r>
      <w:hyperlink w:anchor="tbl:dates_secunda">
        <w:r>
          <w:rPr>
            <w:rStyle w:val="InternetLink"/>
          </w:rPr>
          <w:t>11</w:t>
        </w:r>
      </w:hyperlink>
      <w:r>
        <w:rPr/>
        <w:t xml:space="preserve">) but do not have sufficient resolution and thus offer only weak support of this hypothesis. However the relative position of this </w:t>
      </w:r>
      <w:del w:id="8" w:author="Sebastian Duchene" w:date="2021-07-26T12:13:37Z">
        <w:r>
          <w:rPr/>
          <w:delText xml:space="preserve">monophyletic </w:delText>
        </w:r>
      </w:del>
      <w:commentRangeStart w:id="2"/>
      <w:r>
        <w:rPr/>
        <w:t>clade</w:t>
      </w:r>
      <w:ins w:id="9" w:author="Sebastian Duchene" w:date="2021-07-26T12:14:29Z">
        <w:r>
          <w:rPr/>
        </w:r>
      </w:ins>
      <w:commentRangeEnd w:id="2"/>
      <w:r>
        <w:commentReference w:id="2"/>
      </w:r>
      <w:r>
        <w:rPr/>
        <w:t>, which post-dates the Black Death with strong posterior support, tentatively suggests that these populations were affected by a new lineage that diverged soon after the Black Death.</w:t>
      </w:r>
    </w:p>
    <w:p>
      <w:pPr>
        <w:pStyle w:val="TextBody"/>
        <w:rPr/>
      </w:pPr>
      <w:r>
        <w:rPr/>
        <w:t xml:space="preserve">The phylogenetic position of samples within this clade has been hypothesized to reflect a “backward” migration of plague from Northern Europe into Asia. The </w:t>
      </w:r>
      <w:r>
        <w:rPr>
          <w:i/>
        </w:rPr>
        <w:t>Y. pestis</w:t>
      </w:r>
      <w:r>
        <w:rPr/>
        <w:t xml:space="preserve"> genome retrieved from G25Bx98 minimally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Danish plague and the only Second Pandemic lineage that is known to persist until the present.</w:t>
      </w:r>
    </w:p>
    <w:p>
      <w:pPr>
        <w:pStyle w:val="Heading4"/>
        <w:rPr/>
      </w:pPr>
      <w:bookmarkStart w:id="37" w:name="the-tertiary-phases-pestis-tertia"/>
      <w:r>
        <w:rPr/>
        <w:t xml:space="preserve">The Tertiary Phases: </w:t>
      </w:r>
      <w:r>
        <w:rPr>
          <w:i/>
        </w:rPr>
        <w:t>pestis tertia</w:t>
      </w:r>
      <w:bookmarkEnd w:id="37"/>
    </w:p>
    <w:p>
      <w:pPr>
        <w:pStyle w:val="FirstParagraph"/>
        <w:rPr/>
      </w:pPr>
      <w:r>
        <w:rPr/>
        <w:t>In contrast to the genetic homogeneity observed across Europe during the Black Death period, isolates of plague in the post-Black Death period are easily distinguished. Three Danish genomes (A1480x1480, A1436x3011, and G371) collected from three different sites near Horsens derive from independent emergences, despite having temporal overlap. This has also been observed in Germany as samples collected in relatively close proximity are genetically distinct. The geographic structure of this clade is therefore not readily apparent, in comparison to later epidemics where samples with geographic and temporal overlap form monophyletic clades (ex. Switzerland and France).</w:t>
      </w:r>
    </w:p>
    <w:p>
      <w:pPr>
        <w:pStyle w:val="TextBody"/>
        <w:rPr/>
      </w:pPr>
      <w:r>
        <w:rPr/>
        <w:t xml:space="preserve">This pattern of independent emergence is the first defining characteristic of plague during this period. The </w:t>
      </w:r>
      <w:r>
        <w:rPr>
          <w:i/>
        </w:rPr>
        <w:t>Y. pestis</w:t>
      </w:r>
      <w:r>
        <w:rPr/>
        <w:t xml:space="preserve"> genomes within this phase, with estimated dates from the 14th to as late as the early 16th century (Table </w:t>
      </w:r>
      <w:hyperlink w:anchor="tbl:dates_tertia">
        <w:r>
          <w:rPr>
            <w:rStyle w:val="InternetLink"/>
          </w:rPr>
          <w:t>12</w:t>
        </w:r>
      </w:hyperlink>
      <w:r>
        <w:rPr/>
        <w:t>), are thus far all uniquely derived lineages. One interpretation of this pattern is “boom-bust” cycling [</w:t>
      </w:r>
      <w:hyperlink w:anchor="ref-11wSWLa1D">
        <w:r>
          <w:rPr>
            <w:rStyle w:val="InternetLink"/>
          </w:rPr>
          <w:t>9</w:t>
        </w:r>
      </w:hyperlink>
      <w:r>
        <w:rPr/>
        <w:t xml:space="preserve">], in which “booms” (epidemics) are frequently sampled when bacterial populations expand, and in the case of zoonoses like plague, spill-over from reservoir species into new hosts </w:t>
      </w:r>
      <w:hyperlink w:anchor="ref-lEVhhIPK">
        <w:r>
          <w:rPr>
            <w:rStyle w:val="InternetLink"/>
          </w:rPr>
          <w:t>10</w:t>
        </w:r>
      </w:hyperlink>
      <w:r>
        <w:rPr/>
        <w:t>. In contrast, the “bust” periods are under-sampled where bacterial populations decline and possibly retreat back into wild foci.</w:t>
      </w:r>
    </w:p>
    <w:p>
      <w:pPr>
        <w:pStyle w:val="TextBody"/>
        <w:rPr/>
      </w:pPr>
      <w:r>
        <w:rPr/>
        <w:t xml:space="preserve">Using this framework, the observed genetic diversity in this phase may reflect serial “booms” in which </w:t>
      </w:r>
      <w:r>
        <w:rPr>
          <w:i/>
        </w:rPr>
        <w:t>Y. pestis</w:t>
      </w:r>
      <w:r>
        <w:rPr/>
        <w:t xml:space="preserve"> continually re-emerges from a reservoir to infect human populations, followed by extinction of the spill-over lineage. This pattern aligns with the hypothesis of tertiary pestilences, </w:t>
      </w:r>
      <w:r>
        <w:rPr>
          <w:i/>
        </w:rPr>
        <w:t>pestis tertia</w:t>
      </w:r>
      <w:r>
        <w:rPr/>
        <w:t xml:space="preserve">, both in terms of temporal overlap and epidemiology. The </w:t>
      </w:r>
      <w:r>
        <w:rPr>
          <w:i/>
        </w:rPr>
        <w:t>pestis tertia</w:t>
      </w:r>
      <w:r>
        <w:rPr/>
        <w:t xml:space="preserve"> (1364-1376) was followed by subsequent waves of plague that re-occurred every 5-12 years throughout the late 14th and the 15th centuries [</w:t>
      </w:r>
      <w:hyperlink w:anchor="ref-13NOJLbvF">
        <w:r>
          <w:rPr>
            <w:rStyle w:val="InternetLink"/>
          </w:rPr>
          <w:t>4</w:t>
        </w:r>
      </w:hyperlink>
      <w:r>
        <w:rPr/>
        <w:t>,</w:t>
      </w:r>
      <w:hyperlink w:anchor="ref-MZ9hlNya">
        <w:r>
          <w:rPr>
            <w:rStyle w:val="InternetLink"/>
          </w:rPr>
          <w:t>5</w:t>
        </w:r>
      </w:hyperlink>
      <w:r>
        <w:rPr/>
        <w:t xml:space="preserve">] This frequently cycling was also accompanied by a dramatic reduction in mortality estimates, from 20-50% as observed during the Black Death to 5-15%. If this clade of </w:t>
      </w:r>
      <w:r>
        <w:rPr>
          <w:i/>
        </w:rPr>
        <w:t>Y. pestis</w:t>
      </w:r>
      <w:r>
        <w:rPr/>
        <w:t xml:space="preserve"> is linked to the historical </w:t>
      </w:r>
      <w:r>
        <w:rPr>
          <w:i/>
        </w:rPr>
        <w:t>pestis tertia</w:t>
      </w:r>
      <w:r>
        <w:rPr/>
        <w:t>, one might expect to see genomic changes associated with a decline in virulence.</w:t>
      </w:r>
    </w:p>
    <w:p>
      <w:pPr>
        <w:pStyle w:val="TextBody"/>
        <w:rPr/>
      </w:pPr>
      <w:r>
        <w:rPr/>
        <w:t xml:space="preserve">Indeed, the second defining characteristic of this period is the depletion of a key virulence factor, the </w:t>
      </w:r>
      <w:r>
        <w:rPr>
          <w:i/>
        </w:rPr>
        <w:t>plasminogen activator</w:t>
      </w:r>
      <w:r>
        <w:rPr/>
        <w:t xml:space="preserve"> (</w:t>
      </w:r>
      <w:r>
        <w:rPr>
          <w:i/>
        </w:rPr>
        <w:t>pla</w:t>
      </w:r>
      <w:r>
        <w:rPr/>
        <w:t xml:space="preserve">) on the pPCP1 plasmid. Previous work has identified the presence of </w:t>
      </w:r>
      <w:r>
        <w:rPr>
          <w:i/>
        </w:rPr>
        <w:t>pla</w:t>
      </w:r>
      <w:r>
        <w:rPr/>
        <w:t xml:space="preserve">+ and </w:t>
      </w:r>
      <w:r>
        <w:rPr>
          <w:i/>
        </w:rPr>
        <w:t>pla</w:t>
      </w:r>
      <w:r>
        <w:rPr/>
        <w:t>- plasmids co-existing in post-Black Death samples [</w:t>
      </w:r>
      <w:hyperlink w:anchor="ref-OLBXS56Z">
        <w:r>
          <w:rPr>
            <w:rStyle w:val="InternetLink"/>
          </w:rPr>
          <w:t>11</w:t>
        </w:r>
      </w:hyperlink>
      <w:r>
        <w:rPr/>
        <w:t xml:space="preserve">]. A re-analysis of publicly available genomes reiterates these results, and reveals two clusters that can be easily distinguished when the sequencing depth of the </w:t>
      </w:r>
      <w:r>
        <w:rPr>
          <w:i/>
        </w:rPr>
        <w:t>pla</w:t>
      </w:r>
      <w:r>
        <w:rPr/>
        <w:t xml:space="preserve"> gene is compared to the sequencing depth of the </w:t>
      </w:r>
      <w:r>
        <w:rPr>
          <w:i/>
        </w:rPr>
        <w:t>pst</w:t>
      </w:r>
      <w:r>
        <w:rPr/>
        <w:t xml:space="preserve"> gene, which is also found on the pPCP1 plasmid (Figure </w:t>
      </w:r>
      <w:hyperlink w:anchor="fig:depletion_pla">
        <w:r>
          <w:rPr>
            <w:rStyle w:val="InternetLink"/>
          </w:rPr>
          <w:t>7</w:t>
        </w:r>
      </w:hyperlink>
      <w:r>
        <w:rPr/>
        <w:t xml:space="preserve">). This depletion event is first observed in strain STA0001 from Germany (1390 - 1476) and is perpetuated in all subsequent strains, with the exception of Gdansk8 from Poland (1461 - 1523) and Rostov2033 from Russia (1762 - 1773). In these two outlier genomes, the </w:t>
      </w:r>
      <w:r>
        <w:rPr>
          <w:i/>
        </w:rPr>
        <w:t>pla</w:t>
      </w:r>
      <w:r>
        <w:rPr/>
        <w:t xml:space="preserve">+ plasmid is possibly restored as the dominant variant or the </w:t>
      </w:r>
      <w:r>
        <w:rPr>
          <w:i/>
        </w:rPr>
        <w:t>pla</w:t>
      </w:r>
      <w:r>
        <w:rPr/>
        <w:t>- plasmid is lost.</w:t>
      </w:r>
    </w:p>
    <w:p>
      <w:pPr>
        <w:pStyle w:val="TextBody"/>
        <w:rPr/>
      </w:pPr>
      <w:r>
        <w:rPr/>
        <w:t xml:space="preserve">Empirical results in a mouse model suggest that </w:t>
      </w:r>
      <w:r>
        <w:rPr>
          <w:i/>
        </w:rPr>
        <w:t>pla</w:t>
      </w:r>
      <w:r>
        <w:rPr/>
        <w:t>− mutants are capable of flea-borne transmission, but the transmissibility is reduced [</w:t>
      </w:r>
      <w:hyperlink w:anchor="ref-X3tnQO3i">
        <w:r>
          <w:rPr>
            <w:rStyle w:val="InternetLink"/>
          </w:rPr>
          <w:t>12</w:t>
        </w:r>
      </w:hyperlink>
      <w:r>
        <w:rPr/>
        <w:t xml:space="preserve">]. Furthermore, </w:t>
      </w:r>
      <w:r>
        <w:rPr>
          <w:i/>
        </w:rPr>
        <w:t>pla</w:t>
      </w:r>
      <w:r>
        <w:rPr/>
        <w:t xml:space="preserve">- mutants were incapable of causing bubonic plague but still caused low incidences of primary septicemic plague. This variant also increased the time from infection to terminal disease from 2-5 days in </w:t>
      </w:r>
      <w:r>
        <w:rPr>
          <w:i/>
        </w:rPr>
        <w:t>pla</w:t>
      </w:r>
      <w:r>
        <w:rPr/>
        <w:t xml:space="preserve">+ strains to 4-12 days in </w:t>
      </w:r>
      <w:r>
        <w:rPr>
          <w:i/>
        </w:rPr>
        <w:t>pla</w:t>
      </w:r>
      <w:r>
        <w:rPr/>
        <w:t xml:space="preserve">- strains. From these studies, we hypothesize that ancient </w:t>
      </w:r>
      <w:r>
        <w:rPr>
          <w:i/>
        </w:rPr>
        <w:t>Y. pestis</w:t>
      </w:r>
      <w:r>
        <w:rPr/>
        <w:t xml:space="preserve"> during this period may have caused a less transmissible disease, with slower progression, and different symptoms than experienced in the previous centuries.</w:t>
      </w:r>
    </w:p>
    <w:p>
      <w:pPr>
        <w:pStyle w:val="CaptionedFigure"/>
        <w:rPr/>
      </w:pPr>
      <w:r>
        <w:rPr/>
        <w:drawing>
          <wp:inline distT="0" distB="0" distL="0" distR="0">
            <wp:extent cx="4777105" cy="2192655"/>
            <wp:effectExtent l="0" t="0" r="0" b="0"/>
            <wp:docPr id="7" name="Image6" descr="Figure 7: Relative depletion of the plasminogen activator (pla) virulence factor. Strains Gdansk8 and Rostov2033 which show putative evidence of pla+ restoration are indicated. A: Linear regression of the depleted gene (pla) depth on the pPCP1 baseline gene (pst) depth. B: The distribution of pla depletion ratios. C: The relationship between collection date and pla depletion. Colored bars represent the 95% HPD on estimated tip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Relative depletion of the plasminogen activator (pla) virulence factor. Strains Gdansk8 and Rostov2033 which show putative evidence of pla+ restoration are indicated. A: Linear regression of the depleted gene (pla) depth on the pPCP1 baseline gene (pst) depth. B: The distribution of pla depletion ratios. C: The relationship between collection date and pla depletion. Colored bars represent the 95% HPD on estimated tip date."/>
                    <pic:cNvPicPr>
                      <a:picLocks noChangeAspect="1" noChangeArrowheads="1"/>
                    </pic:cNvPicPr>
                  </pic:nvPicPr>
                  <pic:blipFill>
                    <a:blip r:embed="rId20"/>
                    <a:stretch>
                      <a:fillRect/>
                    </a:stretch>
                  </pic:blipFill>
                  <pic:spPr bwMode="auto">
                    <a:xfrm>
                      <a:off x="0" y="0"/>
                      <a:ext cx="4777105" cy="2192655"/>
                    </a:xfrm>
                    <a:prstGeom prst="rect">
                      <a:avLst/>
                    </a:prstGeom>
                  </pic:spPr>
                </pic:pic>
              </a:graphicData>
            </a:graphic>
          </wp:inline>
        </w:drawing>
      </w:r>
    </w:p>
    <w:p>
      <w:pPr>
        <w:pStyle w:val="ImageCaption"/>
        <w:rPr/>
      </w:pPr>
      <w:r>
        <w:rPr/>
        <w:t>Figure 7: Relative depletion of the plasminogen activator (pla) virulence factor. Strains Gdansk8 and Rostov2033 which show putative evidence of pla+ restoration are indicated. A: Linear regression of the depleted gene (pla) depth on the pPCP1 baseline gene (pst) depth. B: The distribution of pla depletion ratios. C: The relationship between collection date and pla depletion. Colored bars represent the 95% HPD on estimated tip date.</w:t>
      </w:r>
      <w:bookmarkStart w:id="38" w:name="fig%3Adepletion_pla"/>
      <w:bookmarkEnd w:id="38"/>
    </w:p>
    <w:p>
      <w:pPr>
        <w:pStyle w:val="TextBody"/>
        <w:rPr/>
      </w:pPr>
      <w:r>
        <w:rPr/>
        <w:t xml:space="preserve">The three Danish genomes from Horsens have temporal overlap with the 15th century and may potentially capture the transition from to a </w:t>
      </w:r>
      <w:r>
        <w:rPr>
          <w:i/>
        </w:rPr>
        <w:t>pla</w:t>
      </w:r>
      <w:r>
        <w:rPr/>
        <w:t>-depleted state. Unfortunately, the sequencing depth of the pPCP1 plasmid in these samples is insufficient for statistical analysis. The results of a targeted enrichment for the pPCP1 plasmid and the reconstruction of this structural variant will be the subject of a forthcoming publication.</w:t>
      </w:r>
    </w:p>
    <w:p>
      <w:pPr>
        <w:pStyle w:val="BlockText"/>
        <w:rPr/>
      </w:pPr>
      <w:r>
        <w:rPr>
          <w:b/>
        </w:rPr>
        <w:t>Kat’s Note:</w:t>
      </w:r>
      <w:r>
        <w:rPr/>
        <w:t xml:space="preserve"> Ravneet has completed these experiments, and has exciting results! Stay tuned…</w:t>
      </w:r>
    </w:p>
    <w:p>
      <w:pPr>
        <w:pStyle w:val="Heading4"/>
        <w:rPr/>
      </w:pPr>
      <w:bookmarkStart w:id="39" w:name="early-modern-16th---19th-century"/>
      <w:r>
        <w:rPr/>
        <w:t>Early Modern (16th - 19th Century )</w:t>
      </w:r>
      <w:bookmarkEnd w:id="39"/>
    </w:p>
    <w:p>
      <w:pPr>
        <w:pStyle w:val="FirstParagraph"/>
        <w:rPr/>
      </w:pPr>
      <w:r>
        <w:rPr/>
        <w:t xml:space="preserve">Following the medieval Period, the evolutionary dynamic of </w:t>
      </w:r>
      <w:r>
        <w:rPr>
          <w:i/>
        </w:rPr>
        <w:t>Y. pestis</w:t>
      </w:r>
      <w:r>
        <w:rPr/>
        <w:t xml:space="preserve"> changes yet again and a second “burst” event occurs. Similar to the Black Death “burst”, this event begins with a series of divergences in quick succession, producing highly similar genomes in contemporaneous individuals from Germany, Lithuania, and Poland. Following these divergences, two major lineages emerge.</w:t>
      </w:r>
    </w:p>
    <w:p>
      <w:pPr>
        <w:pStyle w:val="TextBody"/>
        <w:rPr/>
      </w:pPr>
      <w:r>
        <w:rPr/>
        <w:t>The first lineage, termed the Baltic-Alps, has been previously observed in the Baltic countries (Lithuania, Poland, Germany) and the Alps (Switzerland). Two Danish genomes from coastal Ribe (G207, G861x1035) and one sample from inland Viborg (Gr GC 15) fall within the Baltic-Alps clade. This localization of genetic diversity is highly congruent with historical documentation noting that the frequency of plague in 15th century Denmark was similar to the rest of Europe north of the Alps [</w:t>
      </w:r>
      <w:hyperlink w:anchor="ref-NS5uCsyk">
        <w:r>
          <w:rPr>
            <w:rStyle w:val="InternetLink"/>
          </w:rPr>
          <w:t>2</w:t>
        </w:r>
      </w:hyperlink>
      <w:r>
        <w:rPr/>
        <w:t xml:space="preserve"> p. 417. Furthermore, from the 16th century onward, historical sources often explicitly state that plague came to Denmark from northern Germany and the Baltic region.</w:t>
      </w:r>
    </w:p>
    <w:p>
      <w:pPr>
        <w:pStyle w:val="TextBody"/>
        <w:rPr/>
      </w:pPr>
      <w:r>
        <w:rPr/>
        <w:t xml:space="preserve">The second lineage that emerges in this period gives rise to later epidemics of plague in England, Russia, and France. These isolates have been hypothesized to </w:t>
      </w:r>
      <w:ins w:id="10" w:author="Sebastian Duchene" w:date="2021-07-26T13:27:21Z">
        <w:r>
          <w:rPr/>
          <w:t xml:space="preserve">have </w:t>
        </w:r>
      </w:ins>
      <w:r>
        <w:rPr/>
        <w:t>derived from well-documented plague epidemics, Great Northern War Outbreak (1711-1721) and the Great Plague of Marseille (1720-1722). No Danish plague in this study is associated with this lineage.</w:t>
      </w:r>
    </w:p>
    <w:p>
      <w:pPr>
        <w:pStyle w:val="TextBody"/>
        <w:rPr/>
      </w:pPr>
      <w:r>
        <w:rPr/>
        <w:t xml:space="preserve">The last appearance of Danish </w:t>
      </w:r>
      <w:r>
        <w:rPr>
          <w:i/>
        </w:rPr>
        <w:t>Y. pestis</w:t>
      </w:r>
      <w:r>
        <w:rPr/>
        <w:t xml:space="preserve"> in this study dates to between 1539 and 1655 (Table </w:t>
      </w:r>
      <w:hyperlink w:anchor="tbl:dates_baltic_alps">
        <w:r>
          <w:rPr>
            <w:rStyle w:val="InternetLink"/>
          </w:rPr>
          <w:t>13</w:t>
        </w:r>
      </w:hyperlink>
      <w:r>
        <w:rPr/>
        <w:t xml:space="preserve">). No evidence of </w:t>
      </w:r>
      <w:r>
        <w:rPr>
          <w:i/>
        </w:rPr>
        <w:t>Y. pestis</w:t>
      </w:r>
      <w:r>
        <w:rPr/>
        <w:t xml:space="preserve"> was found after the mid-17th century. This is in agreement with the last documented plague outbreak on the mainland (Jutland) which occurred from 1654 to 1657 [</w:t>
      </w:r>
      <w:hyperlink w:anchor="ref-NS5uCsyk">
        <w:r>
          <w:rPr>
            <w:rStyle w:val="InternetLink"/>
          </w:rPr>
          <w:t>2</w:t>
        </w:r>
      </w:hyperlink>
      <w:r>
        <w:rPr/>
        <w:t>,</w:t>
      </w:r>
      <w:hyperlink w:anchor="ref-QoRg40jU">
        <w:r>
          <w:rPr>
            <w:rStyle w:val="InternetLink"/>
          </w:rPr>
          <w:t>13</w:t>
        </w:r>
      </w:hyperlink>
      <w:r>
        <w:rPr/>
        <w:t>]. While plague would later return to Denmark in 1711 during the Great Northern War Outbreak, this final outbreak was restricted to the island of Zealand.</w:t>
      </w:r>
    </w:p>
    <w:p>
      <w:pPr>
        <w:pStyle w:val="Heading2"/>
        <w:rPr/>
      </w:pPr>
      <w:bookmarkStart w:id="40" w:name="conclusion"/>
      <w:r>
        <w:rPr/>
        <w:t>Conclusion</w:t>
      </w:r>
      <w:bookmarkEnd w:id="40"/>
    </w:p>
    <w:p>
      <w:pPr>
        <w:pStyle w:val="Normal"/>
        <w:numPr>
          <w:ilvl w:val="0"/>
          <w:numId w:val="6"/>
        </w:numPr>
        <w:rPr/>
      </w:pPr>
      <w:r>
        <w:rPr>
          <w:b/>
          <w:i/>
        </w:rPr>
        <w:t>Y. pestis</w:t>
      </w:r>
      <w:r>
        <w:rPr>
          <w:b/>
        </w:rPr>
        <w:t xml:space="preserve"> is detected across diverse individuals and mortuary practices</w:t>
      </w:r>
      <w:r>
        <w:rPr/>
        <w:t>. Plague was identified in both adults and sub-adults, rural and urban settlements, and in single and multiple burials. This finding contributes to discourse on epidemic mortuary practices, which have primarily focused on the practice of mass graves and plague pits such as those observed in large centres such as London.</w:t>
      </w:r>
    </w:p>
    <w:p>
      <w:pPr>
        <w:pStyle w:val="Normal"/>
        <w:numPr>
          <w:ilvl w:val="0"/>
          <w:numId w:val="2"/>
        </w:numPr>
        <w:rPr/>
      </w:pPr>
      <w:r>
        <w:rPr>
          <w:b/>
        </w:rPr>
        <w:t xml:space="preserve">The earliest evidence of Danish </w:t>
      </w:r>
      <w:r>
        <w:rPr>
          <w:b/>
          <w:i/>
        </w:rPr>
        <w:t>Y. pestis</w:t>
      </w:r>
      <w:r>
        <w:rPr>
          <w:b/>
        </w:rPr>
        <w:t xml:space="preserve"> is found in Ribe and dates to the mid-14th century</w:t>
      </w:r>
      <w:r>
        <w:rPr/>
        <w:t>. This suggests that plague may have been a relatively new disease for Danish populations at the time, and was unlikely to have affected generations immediately prior. However, the Viking Age (900-1000), which is the earliest time period examined, is under-sampled and thus this absence of evidence does not prove the absence of plague in the Viking Age or earlier.</w:t>
      </w:r>
    </w:p>
    <w:p>
      <w:pPr>
        <w:pStyle w:val="Normal"/>
        <w:numPr>
          <w:ilvl w:val="0"/>
          <w:numId w:val="2"/>
        </w:numPr>
        <w:rPr/>
      </w:pPr>
      <w:r>
        <w:rPr>
          <w:b/>
          <w:i/>
        </w:rPr>
        <w:t>Y. pestis</w:t>
      </w:r>
      <w:r>
        <w:rPr>
          <w:b/>
        </w:rPr>
        <w:t xml:space="preserve"> in medieval Denmark (14th-15th century) reveals population structure that closely aligns with historically documented pestilence</w:t>
      </w:r>
      <w:r>
        <w:rPr/>
        <w:t>. Specifically, temporal and geographic patterns are observed that follow the documentation of successive epidemics sweeping across Europe, such as the primary (Black Death), secondary (</w:t>
      </w:r>
      <w:r>
        <w:rPr>
          <w:i/>
        </w:rPr>
        <w:t>pestis secunda)</w:t>
      </w:r>
      <w:r>
        <w:rPr/>
        <w:t>, and tertiary (</w:t>
      </w:r>
      <w:r>
        <w:rPr>
          <w:i/>
        </w:rPr>
        <w:t>pestis tertia</w:t>
      </w:r>
      <w:r>
        <w:rPr/>
        <w:t>) waves.</w:t>
      </w:r>
    </w:p>
    <w:p>
      <w:pPr>
        <w:pStyle w:val="Normal"/>
        <w:numPr>
          <w:ilvl w:val="0"/>
          <w:numId w:val="2"/>
        </w:numPr>
        <w:rPr/>
      </w:pPr>
      <w:r>
        <w:rPr>
          <w:b/>
          <w:i/>
        </w:rPr>
        <w:t>Y. pestis</w:t>
      </w:r>
      <w:r>
        <w:rPr>
          <w:b/>
        </w:rPr>
        <w:t xml:space="preserve"> in pre-modern Denmark (16th century) forms a geographically-restricted lineage with other samples collected from the Baltic countries and the Alps.</w:t>
      </w:r>
      <w:r>
        <w:rPr/>
        <w:t xml:space="preserve"> This unique geographic structure supports the theory concerning formation of a novel plague reservoir.</w:t>
      </w:r>
    </w:p>
    <w:p>
      <w:pPr>
        <w:pStyle w:val="Normal"/>
        <w:numPr>
          <w:ilvl w:val="0"/>
          <w:numId w:val="2"/>
        </w:numPr>
        <w:rPr/>
      </w:pPr>
      <w:r>
        <w:rPr>
          <w:b/>
        </w:rPr>
        <w:t>Three sequential genomes from the Horsens region capture a key virulence change, in which the plasminogen activator (</w:t>
      </w:r>
      <w:r>
        <w:rPr>
          <w:b/>
          <w:i/>
        </w:rPr>
        <w:t>pla</w:t>
      </w:r>
      <w:r>
        <w:rPr>
          <w:b/>
        </w:rPr>
        <w:t>) becomes depleted for the remainder of the Second Pandemic</w:t>
      </w:r>
      <w:r>
        <w:rPr/>
        <w:t>. Restoration of this virulence factor is not observed again in Denmark, although it is observed to be intermittently restored in Poland and Russia.</w:t>
      </w:r>
    </w:p>
    <w:p>
      <w:pPr>
        <w:pStyle w:val="Heading3"/>
        <w:rPr/>
      </w:pPr>
      <w:bookmarkStart w:id="41" w:name="significance"/>
      <w:r>
        <w:rPr/>
        <w:t>Significance</w:t>
      </w:r>
      <w:bookmarkEnd w:id="41"/>
    </w:p>
    <w:p>
      <w:pPr>
        <w:pStyle w:val="Compact"/>
        <w:numPr>
          <w:ilvl w:val="0"/>
          <w:numId w:val="7"/>
        </w:numPr>
        <w:rPr/>
      </w:pPr>
      <w:r>
        <w:rPr/>
        <w:t>There have been relatively few studies that explore the genetics of plague in Scandinavia across time and geography, particularly in Denmark.</w:t>
      </w:r>
    </w:p>
    <w:p>
      <w:pPr>
        <w:pStyle w:val="Compact"/>
        <w:numPr>
          <w:ilvl w:val="0"/>
          <w:numId w:val="8"/>
        </w:numPr>
        <w:rPr/>
      </w:pPr>
      <w:r>
        <w:rPr/>
        <w:t>This study is the most intensive longitudinal study of plague in a single region, both in terms of time span and geographic sampling.-</w:t>
      </w:r>
    </w:p>
    <w:p>
      <w:pPr>
        <w:pStyle w:val="Compact"/>
        <w:numPr>
          <w:ilvl w:val="0"/>
          <w:numId w:val="9"/>
        </w:numPr>
        <w:rPr/>
      </w:pPr>
      <w:r>
        <w:rPr/>
        <w:t>This paper contributes to a larger body of epidemiological literature that considers the patterns and mechanisms by which diseases emerge, propagate, and go extinct.</w:t>
      </w:r>
    </w:p>
    <w:p>
      <w:pPr>
        <w:pStyle w:val="Compact"/>
        <w:numPr>
          <w:ilvl w:val="0"/>
          <w:numId w:val="10"/>
        </w:numPr>
        <w:rPr/>
      </w:pPr>
      <w:r>
        <w:rPr/>
        <w:t xml:space="preserve">Additional evidence that </w:t>
      </w:r>
      <w:r>
        <w:rPr>
          <w:i/>
        </w:rPr>
        <w:t>Y. pestis</w:t>
      </w:r>
      <w:r>
        <w:rPr/>
        <w:t xml:space="preserve"> was a relatively novel pathogen for medieval European populations, may help guide research for immune-related changes in humans.</w:t>
      </w:r>
    </w:p>
    <w:p>
      <w:pPr>
        <w:pStyle w:val="Heading2"/>
        <w:rPr/>
      </w:pPr>
      <w:bookmarkStart w:id="42" w:name="methods"/>
      <w:r>
        <w:rPr/>
        <w:t>Methods</w:t>
      </w:r>
      <w:bookmarkEnd w:id="42"/>
    </w:p>
    <w:p>
      <w:pPr>
        <w:pStyle w:val="Heading3"/>
        <w:rPr/>
      </w:pPr>
      <w:bookmarkStart w:id="43" w:name="dna-extraction"/>
      <w:r>
        <w:rPr/>
        <w:t>DNA Extraction</w:t>
      </w:r>
      <w:bookmarkEnd w:id="43"/>
    </w:p>
    <w:p>
      <w:pPr>
        <w:pStyle w:val="FirstParagraph"/>
        <w:rPr/>
      </w:pPr>
      <w:r>
        <w:rPr/>
        <w:t>Ancient DNA laboratory work was performed in dedicated clean-room facilities at the McMaster Ancient DNA Centre (Hamilton, ON). A single root of each individual’s molar was sectioned into two subsamples (50-100 mg) using a circular Dremel. Demineralisation and digestion were performed as previously described [</w:t>
      </w:r>
      <w:hyperlink w:anchor="ref-CToe6ZKY">
        <w:r>
          <w:rPr>
            <w:rStyle w:val="InternetLink"/>
          </w:rPr>
          <w:t>14</w:t>
        </w:r>
      </w:hyperlink>
      <w:r>
        <w:rPr/>
        <w:t>] and DNA extraction was conducted using a specialized protocol designed for ancient DNA [</w:t>
      </w:r>
      <w:hyperlink w:anchor="ref-9kFCN7oR">
        <w:r>
          <w:rPr>
            <w:rStyle w:val="InternetLink"/>
          </w:rPr>
          <w:t>15</w:t>
        </w:r>
      </w:hyperlink>
      <w:r>
        <w:rPr/>
        <w:t>]. Reagent blanks were introduced as negative controls to monitor DNA contamination in subsequent steps.</w:t>
      </w:r>
    </w:p>
    <w:p>
      <w:pPr>
        <w:pStyle w:val="Heading3"/>
        <w:rPr/>
      </w:pPr>
      <w:bookmarkStart w:id="44" w:name="yersinia-pestis-pcr-screening"/>
      <w:r>
        <w:rPr>
          <w:i/>
        </w:rPr>
        <w:t>Yersinia pestis</w:t>
      </w:r>
      <w:r>
        <w:rPr/>
        <w:t xml:space="preserve"> PCR screening</w:t>
      </w:r>
      <w:bookmarkEnd w:id="44"/>
    </w:p>
    <w:p>
      <w:pPr>
        <w:pStyle w:val="FirstParagraph"/>
        <w:rPr/>
      </w:pPr>
      <w:r>
        <w:rPr/>
        <w:t xml:space="preserve">An initial plague-screening PCR was performed in duplicate on 1:10 extract dilutions using a </w:t>
      </w:r>
      <w:r>
        <w:rPr>
          <w:i/>
        </w:rPr>
        <w:t>pla</w:t>
      </w:r>
      <w:r>
        <w:rPr/>
        <w:t xml:space="preserve"> assay [</w:t>
      </w:r>
      <w:hyperlink w:anchor="ref-ACt53Sow">
        <w:r>
          <w:rPr>
            <w:rStyle w:val="InternetLink"/>
          </w:rPr>
          <w:t>16</w:t>
        </w:r>
      </w:hyperlink>
      <w:r>
        <w:rPr/>
        <w:t xml:space="preserve">]. In brief, the PCR primers used in this study target the 3’UTR of the </w:t>
      </w:r>
      <w:r>
        <w:rPr>
          <w:i/>
        </w:rPr>
        <w:t>pla</w:t>
      </w:r>
      <w:r>
        <w:rPr/>
        <w:t xml:space="preserve"> gene which has reduced sequence similarity in non-</w:t>
      </w:r>
      <w:r>
        <w:rPr>
          <w:i/>
        </w:rPr>
        <w:t>Yersinia</w:t>
      </w:r>
      <w:r>
        <w:rPr/>
        <w:t xml:space="preserve"> species. The forward primer used is thus far known to be identical to </w:t>
      </w:r>
      <w:r>
        <w:rPr>
          <w:i/>
        </w:rPr>
        <w:t>Yersinia pestis</w:t>
      </w:r>
      <w:r>
        <w:rPr/>
        <w:t xml:space="preserve"> only. A second round of the </w:t>
      </w:r>
      <w:r>
        <w:rPr>
          <w:i/>
        </w:rPr>
        <w:t>pla</w:t>
      </w:r>
      <w:r>
        <w:rPr/>
        <w:t xml:space="preserve"> PCR assay was performed for all extracts that amplified in the initial PCR, using the 1:10 dilution in duplicate and the original concentration in duplicate. In total, 6 PCR replicates were performed for each plague-positive sample.</w:t>
      </w:r>
    </w:p>
    <w:p>
      <w:pPr>
        <w:pStyle w:val="Heading3"/>
        <w:rPr/>
      </w:pPr>
      <w:bookmarkStart w:id="45" w:name="shotgun-sequencing"/>
      <w:r>
        <w:rPr/>
        <w:t>Shotgun Sequencing</w:t>
      </w:r>
      <w:bookmarkEnd w:id="45"/>
    </w:p>
    <w:p>
      <w:pPr>
        <w:pStyle w:val="FirstParagraph"/>
        <w:rPr/>
      </w:pPr>
      <w:r>
        <w:rPr/>
        <w:t>The extracted DNA of plague-positive individuals was converted into Illumina sequencing libraries using a modified protocol [</w:t>
      </w:r>
      <w:hyperlink w:anchor="ref-uH8TFQKI">
        <w:r>
          <w:rPr>
            <w:rStyle w:val="InternetLink"/>
          </w:rPr>
          <w:t>17</w:t>
        </w:r>
      </w:hyperlink>
      <w:r>
        <w:rPr/>
        <w:t>] and quantified using an Illumina library qPCR assay. Sample libraries were then pooled at equimolar concentrations while negative controls were sequenced at maximum volume input to maximize detection of contaminant organisms. Paired-end sequencing was performed on an Illumina HiSeq 1500 platform (Farncombe Family Digestive Health Research Institute, Hamilton, ON).</w:t>
      </w:r>
    </w:p>
    <w:p>
      <w:pPr>
        <w:pStyle w:val="Heading3"/>
        <w:rPr/>
      </w:pPr>
      <w:bookmarkStart w:id="46" w:name="targeted-sequencing"/>
      <w:r>
        <w:rPr/>
        <w:t>Targeted Sequencing</w:t>
      </w:r>
      <w:bookmarkEnd w:id="46"/>
    </w:p>
    <w:p>
      <w:pPr>
        <w:pStyle w:val="FirstParagraph"/>
        <w:rPr/>
      </w:pPr>
      <w:r>
        <w:rPr/>
        <w:t xml:space="preserve">In-solution enrichment for the pan-genome of </w:t>
      </w:r>
      <w:r>
        <w:rPr>
          <w:i/>
        </w:rPr>
        <w:t>Yersinia pestis</w:t>
      </w:r>
      <w:r>
        <w:rPr/>
        <w:t xml:space="preserve"> was performed with a previously designed bait-set [</w:t>
      </w:r>
      <w:hyperlink w:anchor="ref-ACt53Sow">
        <w:r>
          <w:rPr>
            <w:rStyle w:val="InternetLink"/>
          </w:rPr>
          <w:t>16</w:t>
        </w:r>
      </w:hyperlink>
      <w:r>
        <w:rPr/>
        <w:t>] and using the myBaits v4 protocol. The following modifications were incorporated to improve recovery of degraded and divergent DNA sequences: 5uL library input, 100ng bait concentration, hybridisation at 60°C, 16–24h hybridisation capture, and two rounds of enrichment. The enriched libraries were quantified using an Illumina library quantification qPCR assay and pooled at maximum input volume (13uL) due to low concentration. Following pooling, libraries were size-selected on anagarose gel to retain 150–500bp fragments which corresponds to molecule lengths of approximately 15–365bp without the adapter sequences. Paired-end sequencing was performed on an Illumina HiSeq 1500 platform at the Farncombe Metagenomics Facility (Hamilton, ON).</w:t>
      </w:r>
    </w:p>
    <w:p>
      <w:pPr>
        <w:pStyle w:val="Heading3"/>
        <w:rPr/>
      </w:pPr>
      <w:bookmarkStart w:id="47" w:name="comparative-genomes"/>
      <w:r>
        <w:rPr/>
        <w:t>Comparative Genomes</w:t>
      </w:r>
      <w:bookmarkEnd w:id="47"/>
    </w:p>
    <w:p>
      <w:pPr>
        <w:pStyle w:val="FirstParagraph"/>
        <w:rPr/>
      </w:pPr>
      <w:r>
        <w:rPr/>
        <w:t>Ancient unassembled genomes from the Second Plague Pandemic were identified using NCBImeta [</w:t>
      </w:r>
      <w:hyperlink w:anchor="ref-6YubepsW">
        <w:r>
          <w:rPr>
            <w:rStyle w:val="InternetLink"/>
          </w:rPr>
          <w:t>19</w:t>
        </w:r>
      </w:hyperlink>
      <w:r>
        <w:rPr/>
        <w:t>] and downloaded from the SRA database in FASTQ format using the SRA Toolkit [</w:t>
      </w:r>
      <w:hyperlink w:anchor="ref-puYDXtJ9">
        <w:r>
          <w:rPr>
            <w:rStyle w:val="InternetLink"/>
          </w:rPr>
          <w:t>20</w:t>
        </w:r>
      </w:hyperlink>
      <w:r>
        <w:rPr/>
        <w:t xml:space="preserve">] (Table </w:t>
      </w:r>
      <w:hyperlink w:anchor="tbl:genome_second_pandemic">
        <w:r>
          <w:rPr>
            <w:rStyle w:val="InternetLink"/>
          </w:rPr>
          <w:t>7</w:t>
        </w:r>
      </w:hyperlink>
      <w:r>
        <w:rPr/>
        <w:t xml:space="preserve">). </w:t>
      </w:r>
      <w:r>
        <w:rPr>
          <w:i/>
        </w:rPr>
        <w:t>Y. pestis</w:t>
      </w:r>
      <w:r>
        <w:rPr/>
        <w:t xml:space="preserve"> strain CO92 was used as the reference genome for sequence alignment and annotation (Table </w:t>
      </w:r>
      <w:hyperlink w:anchor="tbl:genome_reference">
        <w:r>
          <w:rPr>
            <w:rStyle w:val="InternetLink"/>
          </w:rPr>
          <w:t>8</w:t>
        </w:r>
      </w:hyperlink>
      <w:r>
        <w:rPr/>
        <w:t xml:space="preserve">). All assembled genomes belonging to phylogenetic branch 0.ANT3 were downloaded and used as an outgroup to root the maximum-likelihood phylogeny (Table </w:t>
      </w:r>
      <w:hyperlink w:anchor="tbl:genome_outgroup">
        <w:r>
          <w:rPr>
            <w:rStyle w:val="InternetLink"/>
          </w:rPr>
          <w:t>9</w:t>
        </w:r>
      </w:hyperlink>
      <w:r>
        <w:rPr/>
        <w:t>).</w:t>
      </w:r>
    </w:p>
    <w:p>
      <w:pPr>
        <w:pStyle w:val="Heading3"/>
        <w:rPr/>
      </w:pPr>
      <w:bookmarkStart w:id="48" w:name="genomic-alignment"/>
      <w:r>
        <w:rPr/>
        <w:t>Genomic Alignment</w:t>
      </w:r>
      <w:bookmarkEnd w:id="48"/>
    </w:p>
    <w:p>
      <w:pPr>
        <w:pStyle w:val="FirstParagraph"/>
        <w:rPr/>
      </w:pPr>
      <w:r>
        <w:rPr/>
        <w:t xml:space="preserve">Pre-processing and alignment to the reference genome was performed using the </w:t>
      </w:r>
      <w:r>
        <w:rPr>
          <w:i/>
        </w:rPr>
        <w:t>nf-core/eager</w:t>
      </w:r>
      <w:r>
        <w:rPr/>
        <w:t xml:space="preserve"> pipeline, a reproducible workflow for ancient genome reconstruction [</w:t>
      </w:r>
      <w:hyperlink w:anchor="ref-17yD9OrGW">
        <w:r>
          <w:rPr>
            <w:rStyle w:val="InternetLink"/>
          </w:rPr>
          <w:t>21</w:t>
        </w:r>
      </w:hyperlink>
      <w:r>
        <w:rPr/>
        <w:t>]. A multiple sequence alignment was constructed using the Snippy Core module of the Snippy pipeline [</w:t>
      </w:r>
      <w:hyperlink w:anchor="ref-1DR126iIZ">
        <w:r>
          <w:rPr>
            <w:rStyle w:val="InternetLink"/>
          </w:rPr>
          <w:t>22</w:t>
        </w:r>
      </w:hyperlink>
      <w:r>
        <w:rPr/>
        <w:t xml:space="preserve">]. The output alignment was filtered to only include chromosomal variants and to exclude sites that had no more than 30% missing data (ie. no more than 30% of samples having an ambiguous nucleotide) . The value of 30% was selected as the most permissive threshold where the number of shared, parsimony-informative sites (240) was still larger than the number of singleton sites (234) which are observed in a single genome (Figure </w:t>
      </w:r>
      <w:hyperlink w:anchor="fig:aln_missing_data">
        <w:r>
          <w:rPr>
            <w:rStyle w:val="InternetLink"/>
          </w:rPr>
          <w:t>8</w:t>
        </w:r>
      </w:hyperlink>
      <w:r>
        <w:rPr/>
        <w:t>). Furthermore, a 30% threshold was selected as ambiguous nucleotides made up no more than 10% of the alignment (</w:t>
      </w:r>
      <w:hyperlink w:anchor="fig:aln_ambig_sites">
        <w:r>
          <w:rPr>
            <w:rStyle w:val="InternetLink"/>
          </w:rPr>
          <w:t>9</w:t>
        </w:r>
      </w:hyperlink>
      <w:r>
        <w:rPr/>
        <w:t>). The filtered chromosomal alignment contained 4,289,810 constant sites, as well as 474 variants when the outgroup clade (0.ANT3) was included and 356 variants when the outgroup was excluded.</w:t>
      </w:r>
    </w:p>
    <w:p>
      <w:pPr>
        <w:pStyle w:val="CaptionedFigure"/>
        <w:rPr/>
      </w:pPr>
      <w:bookmarkStart w:id="49" w:name="fig%3Aaln_missing_data"/>
      <w:bookmarkEnd w:id="49"/>
      <w:r>
        <w:rPr/>
        <w:drawing>
          <wp:inline distT="0" distB="0" distL="0" distR="0">
            <wp:extent cx="5943600" cy="3962400"/>
            <wp:effectExtent l="0" t="0" r="0" b="0"/>
            <wp:docPr id="8" name="Image7" descr="Figure 8: The number of variant positions used in the multiple alignment according to different missing data thres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The number of variant positions used in the multiple alignment according to different missing data thresholds."/>
                    <pic:cNvPicPr>
                      <a:picLocks noChangeAspect="1" noChangeArrowheads="1"/>
                    </pic:cNvPicPr>
                  </pic:nvPicPr>
                  <pic:blipFill>
                    <a:blip r:embed="rId21"/>
                    <a:stretch>
                      <a:fillRect/>
                    </a:stretch>
                  </pic:blipFill>
                  <pic:spPr bwMode="auto">
                    <a:xfrm>
                      <a:off x="0" y="0"/>
                      <a:ext cx="5943600" cy="3962400"/>
                    </a:xfrm>
                    <a:prstGeom prst="rect">
                      <a:avLst/>
                    </a:prstGeom>
                  </pic:spPr>
                </pic:pic>
              </a:graphicData>
            </a:graphic>
          </wp:inline>
        </w:drawing>
      </w:r>
    </w:p>
    <w:p>
      <w:pPr>
        <w:pStyle w:val="ImageCaption"/>
        <w:rPr/>
      </w:pPr>
      <w:r>
        <w:rPr/>
        <w:t>Figure 8: The number of variant positions used in the multiple alignment according to different missing data thresholds.</w:t>
      </w:r>
    </w:p>
    <w:p>
      <w:pPr>
        <w:pStyle w:val="CaptionedFigure"/>
        <w:rPr/>
      </w:pPr>
      <w:bookmarkStart w:id="50" w:name="fig%3Aaln_missing_data"/>
      <w:bookmarkStart w:id="51" w:name="fig%3Aaln_ambig_sites"/>
      <w:bookmarkEnd w:id="50"/>
      <w:bookmarkEnd w:id="51"/>
      <w:r>
        <w:rPr/>
        <w:drawing>
          <wp:inline distT="0" distB="0" distL="0" distR="0">
            <wp:extent cx="5943600" cy="3962400"/>
            <wp:effectExtent l="0" t="0" r="0" b="0"/>
            <wp:docPr id="9" name="Image8" descr="Figure 9: The number of ambiguous nucleotides used in the multiple alignment according to different missing data thres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The number of ambiguous nucleotides used in the multiple alignment according to different missing data thresholds."/>
                    <pic:cNvPicPr>
                      <a:picLocks noChangeAspect="1" noChangeArrowheads="1"/>
                    </pic:cNvPicPr>
                  </pic:nvPicPr>
                  <pic:blipFill>
                    <a:blip r:embed="rId22"/>
                    <a:stretch>
                      <a:fillRect/>
                    </a:stretch>
                  </pic:blipFill>
                  <pic:spPr bwMode="auto">
                    <a:xfrm>
                      <a:off x="0" y="0"/>
                      <a:ext cx="5943600" cy="3962400"/>
                    </a:xfrm>
                    <a:prstGeom prst="rect">
                      <a:avLst/>
                    </a:prstGeom>
                  </pic:spPr>
                </pic:pic>
              </a:graphicData>
            </a:graphic>
          </wp:inline>
        </w:drawing>
      </w:r>
    </w:p>
    <w:p>
      <w:pPr>
        <w:pStyle w:val="ImageCaption"/>
        <w:rPr/>
      </w:pPr>
      <w:r>
        <w:rPr/>
        <w:t>Figure 9: The number of ambiguous nucleotides used in the multiple alignment according to different missing data thresholds.</w:t>
      </w:r>
    </w:p>
    <w:p>
      <w:pPr>
        <w:pStyle w:val="Heading3"/>
        <w:rPr/>
      </w:pPr>
      <w:bookmarkStart w:id="52" w:name="fig%3Aaln_ambig_sites"/>
      <w:bookmarkStart w:id="53" w:name="phylogeny-1"/>
      <w:bookmarkEnd w:id="52"/>
      <w:r>
        <w:rPr/>
        <w:t>Phylogeny</w:t>
      </w:r>
      <w:bookmarkEnd w:id="53"/>
    </w:p>
    <w:p>
      <w:pPr>
        <w:pStyle w:val="FirstParagraph"/>
        <w:rPr/>
      </w:pPr>
      <w:r>
        <w:rPr/>
        <w:t>Model selection was performed using Modelfinder which identified the K3Pu+F+I model as the optimal choice based on the Bayesian Information Criterion (BIC) [</w:t>
      </w:r>
      <w:hyperlink w:anchor="ref-QZIPWLUx">
        <w:r>
          <w:rPr>
            <w:rStyle w:val="InternetLink"/>
          </w:rPr>
          <w:t>23</w:t>
        </w:r>
      </w:hyperlink>
      <w:r>
        <w:rPr/>
        <w:t>]. A maximum-likelihood phylogeny was then estimated across 10 independent runs of IQTREE [</w:t>
      </w:r>
      <w:hyperlink w:anchor="ref-mkkgRhHT">
        <w:r>
          <w:rPr>
            <w:rStyle w:val="InternetLink"/>
          </w:rPr>
          <w:t>24</w:t>
        </w:r>
      </w:hyperlink>
      <w:r>
        <w:rPr/>
        <w:t>]. Branch support was evaluated using 1000 iterations of the ultrafast bootstrap approximation [</w:t>
      </w:r>
      <w:hyperlink w:anchor="ref-12SvE6y3A">
        <w:r>
          <w:rPr>
            <w:rStyle w:val="InternetLink"/>
          </w:rPr>
          <w:t>25</w:t>
        </w:r>
      </w:hyperlink>
      <w:r>
        <w:rPr/>
        <w:t>], with a threshold of 95% required for strong support. The outgroup clade (0.ANT3) was used to estimate the root position and was subsequently pruned from the phylogeny for downstream analysis and visualization.</w:t>
      </w:r>
    </w:p>
    <w:p>
      <w:pPr>
        <w:pStyle w:val="Heading3"/>
        <w:rPr/>
      </w:pPr>
      <w:bookmarkStart w:id="54" w:name="phylodynamics"/>
      <w:r>
        <w:rPr/>
        <w:t>Phylodynamics</w:t>
      </w:r>
      <w:bookmarkEnd w:id="54"/>
    </w:p>
    <w:p>
      <w:pPr>
        <w:pStyle w:val="FirstParagraph"/>
        <w:rPr/>
      </w:pPr>
      <w:r>
        <w:rPr/>
        <w:t xml:space="preserve">To evaluate the degree of temporal signal present, a Bayesian Evaluation of Temporal Signal (BETS) was first performed using BEAST v2.6.2. As </w:t>
      </w:r>
      <w:r>
        <w:rPr>
          <w:i/>
        </w:rPr>
        <w:t>Y. pestis</w:t>
      </w:r>
      <w:r>
        <w:rPr/>
        <w:t xml:space="preserve"> exhibits significant rate variation between clades [</w:t>
      </w:r>
      <w:hyperlink w:anchor="ref-ONhNS9aO">
        <w:r>
          <w:rPr>
            <w:rStyle w:val="InternetLink"/>
          </w:rPr>
          <w:t>26</w:t>
        </w:r>
      </w:hyperlink>
      <w:r>
        <w:rPr/>
        <w:t xml:space="preserve">], the chromosomal alignment that excludes the outgroup clade (0.ANT3) was used. To robustly estimate the root position, strain LAI009 from Russia was specified as the outgroup as this sample falls basal to all other Second Pandemic genomes in the maximum-likelihood phylogeny (Figure </w:t>
      </w:r>
      <w:hyperlink w:anchor="fig:1.PRE_divtree">
        <w:r>
          <w:rPr>
            <w:rStyle w:val="InternetLink"/>
          </w:rPr>
          <w:t>11</w:t>
        </w:r>
      </w:hyperlink>
      <w:r>
        <w:rPr/>
        <w:t>) as well as in previously published analyses [</w:t>
      </w:r>
      <w:hyperlink w:anchor="ref-1CPIgshmC">
        <w:r>
          <w:rPr>
            <w:rStyle w:val="InternetLink"/>
          </w:rPr>
          <w:t>27</w:t>
        </w:r>
      </w:hyperlink>
      <w:r>
        <w:rPr/>
        <w:t>].</w:t>
      </w:r>
    </w:p>
    <w:p>
      <w:pPr>
        <w:pStyle w:val="TextBody"/>
        <w:rPr/>
      </w:pPr>
      <w:r>
        <w:rPr/>
        <w:t xml:space="preserve">Briefly, each candidate model was tested using the correct collection dates of all samples and then compared to the same model with all collection dates assumed to be contemporaneous. A constant population size was assumed as the coalescent prior </w:t>
      </w:r>
      <w:del w:id="11" w:author="Sebastian Duchene" w:date="2021-07-26T13:32:39Z">
        <w:r>
          <w:rPr/>
          <w:delText>to minimize additional parameter variation</w:delText>
        </w:r>
      </w:del>
      <w:ins w:id="12" w:author="Sebastian Duchene" w:date="2021-07-26T13:32:39Z">
        <w:r>
          <w:rPr/>
          <w:t>for statistical convenience</w:t>
        </w:r>
      </w:ins>
      <w:r>
        <w:rPr/>
        <w:t xml:space="preserve">. Two candidate </w:t>
      </w:r>
      <w:ins w:id="13" w:author="Sebastian Duchene" w:date="2021-07-26T13:32:58Z">
        <w:r>
          <w:rPr/>
          <w:t>molecular c</w:t>
        </w:r>
      </w:ins>
      <w:ins w:id="14" w:author="Sebastian Duchene" w:date="2021-07-26T13:33:00Z">
        <w:r>
          <w:rPr/>
          <w:t xml:space="preserve">lock </w:t>
        </w:r>
      </w:ins>
      <w:r>
        <w:rPr/>
        <w:t xml:space="preserve">models were tested: a strict clock and an uncorrelated relaxed lognormal clock with default priors and </w:t>
      </w:r>
      <w:commentRangeStart w:id="3"/>
      <w:r>
        <w:rPr/>
        <w:t>starting positions</w:t>
      </w:r>
      <w:ins w:id="15" w:author="Sebastian Duchene" w:date="2021-07-26T13:33:14Z">
        <w:r>
          <w:rPr/>
        </w:r>
      </w:ins>
      <w:commentRangeEnd w:id="3"/>
      <w:r>
        <w:commentReference w:id="3"/>
      </w:r>
      <w:r>
        <w:rPr/>
        <w:t>.</w:t>
      </w:r>
    </w:p>
    <w:p>
      <w:pPr>
        <w:pStyle w:val="TextBody"/>
        <w:rPr/>
      </w:pPr>
      <w:r>
        <w:rPr/>
        <w:t xml:space="preserve">For the models that incorporate the correct collection date, individual priors were constructed for all samples. Strain 8291 from England and all OBS strains from France were assumed to have fixed dates of 1349 and 1721 respectively, as their collection date uncertainty spans only 2 years (1348-1350 and 1720-1722). For all other previously published genomes, a diffuse normal prior was constructed using the mean radiocarbon/mortuary date and half the uncertainty as the standard deviation. Individual priors for the new Danish samples were similarly constructed using the widest possible occupation dates of plague-positive sites (Figure </w:t>
      </w:r>
      <w:hyperlink w:anchor="fig:prior_denmark">
        <w:r>
          <w:rPr>
            <w:rStyle w:val="InternetLink"/>
          </w:rPr>
          <w:t>10</w:t>
        </w:r>
      </w:hyperlink>
      <w:r>
        <w:rPr/>
        <w:t>).</w:t>
      </w:r>
    </w:p>
    <w:p>
      <w:pPr>
        <w:pStyle w:val="CaptionedFigure"/>
        <w:rPr/>
      </w:pPr>
      <w:r>
        <w:rPr/>
        <w:drawing>
          <wp:inline distT="0" distB="0" distL="0" distR="0">
            <wp:extent cx="2324735" cy="2398395"/>
            <wp:effectExtent l="0" t="0" r="0" b="0"/>
            <wp:docPr id="10" name="Image9" descr="Figure 10: Individual tip-date prior used to estimate the collection date of all Danish Y. pestis gen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Individual tip-date prior used to estimate the collection date of all Danish Y. pestis genomes."/>
                    <pic:cNvPicPr>
                      <a:picLocks noChangeAspect="1" noChangeArrowheads="1"/>
                    </pic:cNvPicPr>
                  </pic:nvPicPr>
                  <pic:blipFill>
                    <a:blip r:embed="rId23"/>
                    <a:stretch>
                      <a:fillRect/>
                    </a:stretch>
                  </pic:blipFill>
                  <pic:spPr bwMode="auto">
                    <a:xfrm>
                      <a:off x="0" y="0"/>
                      <a:ext cx="2324735" cy="2398395"/>
                    </a:xfrm>
                    <a:prstGeom prst="rect">
                      <a:avLst/>
                    </a:prstGeom>
                  </pic:spPr>
                </pic:pic>
              </a:graphicData>
            </a:graphic>
          </wp:inline>
        </w:drawing>
      </w:r>
    </w:p>
    <w:p>
      <w:pPr>
        <w:pStyle w:val="ImageCaption"/>
        <w:rPr/>
      </w:pPr>
      <w:r>
        <w:rPr/>
        <w:t>Figure 10: Individual tip-date prior used to estimate the collection date of all Danish Y. pestis genomes.</w:t>
      </w:r>
      <w:bookmarkStart w:id="55" w:name="fig%3Aprior_denmark"/>
      <w:bookmarkEnd w:id="55"/>
    </w:p>
    <w:p>
      <w:pPr>
        <w:pStyle w:val="TextBody"/>
        <w:rPr/>
      </w:pPr>
      <w:ins w:id="16" w:author="Sebastian Duchene" w:date="2021-07-26T13:35:32Z">
        <w:r>
          <w:rPr/>
          <w:t xml:space="preserve">Log </w:t>
        </w:r>
      </w:ins>
      <w:r>
        <w:rPr/>
        <w:t xml:space="preserve">Bayes factors (BF) were calculated by comparing the </w:t>
      </w:r>
      <w:ins w:id="17" w:author="Sebastian Duchene" w:date="2021-07-26T13:35:36Z">
        <w:r>
          <w:rPr/>
          <w:t xml:space="preserve">log </w:t>
        </w:r>
      </w:ins>
      <w:r>
        <w:rPr/>
        <w:t xml:space="preserve">marginal likelihoods of each model, as estimated with a generalized stepping stone </w:t>
      </w:r>
      <w:commentRangeStart w:id="4"/>
      <w:r>
        <w:rPr/>
        <w:t xml:space="preserve">(GSS) computation across </w:t>
      </w:r>
      <w:ins w:id="18" w:author="Sebastian Duchene" w:date="2021-07-26T13:35:49Z">
        <w:r>
          <w:rPr/>
        </w:r>
      </w:ins>
      <w:ins w:id="19" w:author="Sebastian Duchene" w:date="2021-07-26T13:36:20Z">
        <w:commentRangeEnd w:id="4"/>
        <w:r>
          <w:commentReference w:id="4"/>
        </w:r>
        <w:r>
          <w:rPr/>
          <w:t xml:space="preserve">. </w:t>
        </w:r>
      </w:ins>
      <w:ins w:id="20" w:author="Sebastian Duchene" w:date="2021-07-26T13:39:14Z">
        <w:r>
          <w:rPr/>
          <w:t>For these calculation we used</w:t>
        </w:r>
      </w:ins>
      <w:ins w:id="21" w:author="Sebastian Duchene" w:date="2021-07-26T13:37:03Z">
        <w:r>
          <w:rPr/>
          <w:t xml:space="preserve"> </w:t>
        </w:r>
      </w:ins>
      <w:r>
        <w:rPr/>
        <w:t xml:space="preserve">100 </w:t>
      </w:r>
      <w:del w:id="22" w:author="Sebastian Duchene" w:date="2021-07-26T13:39:25Z">
        <w:r>
          <w:rPr/>
          <w:delText xml:space="preserve">chains </w:delText>
        </w:r>
      </w:del>
      <w:ins w:id="23" w:author="Sebastian Duchene" w:date="2021-07-26T13:39:25Z">
        <w:r>
          <w:rPr/>
          <w:t>path steps distributed according to a \beta distribution with \alpha=0.3</w:t>
        </w:r>
      </w:ins>
      <w:ins w:id="24" w:author="Sebastian Duchene" w:date="2021-07-26T13:40:05Z">
        <w:r>
          <w:rPr/>
          <w:t xml:space="preserve">. Each of the resulting 101 steps was run over </w:t>
        </w:r>
      </w:ins>
      <w:del w:id="25" w:author="Sebastian Duchene" w:date="2021-07-26T13:40:37Z">
        <w:r>
          <w:rPr/>
          <w:delText xml:space="preserve">each sampled over </w:delText>
        </w:r>
      </w:del>
      <w:r>
        <w:rPr/>
        <w:t xml:space="preserve">1,000,000 </w:t>
      </w:r>
      <w:del w:id="26" w:author="Sebastian Duchene" w:date="2021-07-26T13:40:40Z">
        <w:r>
          <w:rPr/>
          <w:delText>generations</w:delText>
        </w:r>
      </w:del>
      <w:ins w:id="27" w:author="Sebastian Duchene" w:date="2021-07-26T13:40:40Z">
        <w:r>
          <w:rPr/>
          <w:t>iterations</w:t>
        </w:r>
      </w:ins>
      <w:r>
        <w:rPr/>
        <w:t>. The model with the highest marginal likelihood was then run fully for 150,000,000 generations to ensure the effective sample size (ESS) of all relevant parameters was greater than 200.</w:t>
      </w:r>
    </w:p>
    <w:p>
      <w:pPr>
        <w:pStyle w:val="BlockText"/>
        <w:rPr/>
      </w:pPr>
      <w:r>
        <w:rPr>
          <w:b/>
        </w:rPr>
        <w:t>Kat’s Note:</w:t>
      </w:r>
      <w:r>
        <w:rPr/>
        <w:t xml:space="preserve"> I think I might want to re-run this with no sequence data, only sampling from the prior. From preliminary observations, the data appears to have enough signal that it can ‘overcome’ the prior distribution. However, I noticed that for strain Rostov2033, which has one of the most restrictive priors, the tip-date distribution is essentially identical to the prior distribution. </w:t>
      </w:r>
      <w:commentRangeStart w:id="5"/>
      <w:r>
        <w:rPr/>
        <w:t>This needs more investigation.</w:t>
      </w:r>
      <w:ins w:id="28" w:author="Sebastian Duchene" w:date="2021-07-26T13:41:05Z">
        <w:commentRangeEnd w:id="5"/>
        <w:r>
          <w:commentReference w:id="5"/>
        </w:r>
        <w:r>
          <w:rPr/>
        </w:r>
      </w:ins>
    </w:p>
    <w:p>
      <w:pPr>
        <w:pStyle w:val="Heading2"/>
        <w:rPr/>
      </w:pPr>
      <w:bookmarkStart w:id="56" w:name="references"/>
      <w:r>
        <w:rPr/>
        <w:t>References</w:t>
      </w:r>
      <w:bookmarkEnd w:id="56"/>
    </w:p>
    <w:p>
      <w:pPr>
        <w:pStyle w:val="Bibliography"/>
        <w:rPr/>
      </w:pPr>
      <w:bookmarkStart w:id="57" w:name="refs"/>
      <w:bookmarkStart w:id="58" w:name="ref-AQa9Tn4j"/>
      <w:bookmarkEnd w:id="57"/>
      <w:bookmarkEnd w:id="58"/>
      <w:r>
        <w:rPr/>
        <w:t xml:space="preserve">1. </w:t>
      </w:r>
      <w:r>
        <w:rPr>
          <w:b/>
        </w:rPr>
        <w:t xml:space="preserve">Emergence and spread of basal lineages of </w:t>
      </w:r>
      <w:r>
        <w:rPr>
          <w:b/>
          <w:i/>
        </w:rPr>
        <w:t>Yersinia pestis</w:t>
      </w:r>
      <w:r>
        <w:rPr>
          <w:b/>
        </w:rPr>
        <w:t xml:space="preserve"> during the Neolithic Decline</w:t>
      </w:r>
      <w:r>
        <w:rPr/>
        <w:t xml:space="preserve"> </w:t>
        <w:br/>
        <w:t>Nicolás Rascovan, Karl-Göran Sjögren, Kristian Kristiansen, Rasmus Nielsen, Eske Willerslev, Christelle Desnues, Simon Rasmussen</w:t>
        <w:br/>
      </w:r>
      <w:r>
        <w:rPr>
          <w:i/>
        </w:rPr>
        <w:t>Cell</w:t>
      </w:r>
      <w:r>
        <w:rPr/>
        <w:t xml:space="preserve"> (2019-01-10) </w:t>
      </w:r>
      <w:hyperlink r:id="rId24">
        <w:r>
          <w:rPr>
            <w:rStyle w:val="InternetLink"/>
          </w:rPr>
          <w:t>https://www.cell.com/cell/abstract/S0092-8674(18)31464-8</w:t>
        </w:r>
      </w:hyperlink>
      <w:r>
        <w:rPr/>
        <w:t xml:space="preserve"> </w:t>
        <w:br/>
        <w:t xml:space="preserve">DOI: </w:t>
      </w:r>
      <w:hyperlink r:id="rId25">
        <w:r>
          <w:rPr>
            <w:rStyle w:val="InternetLink"/>
          </w:rPr>
          <w:t>10.1016/j.cell.2018.11.005</w:t>
        </w:r>
      </w:hyperlink>
      <w:r>
        <w:rPr/>
        <w:t xml:space="preserve"> · PMID: </w:t>
      </w:r>
      <w:hyperlink r:id="rId26">
        <w:r>
          <w:rPr>
            <w:rStyle w:val="InternetLink"/>
          </w:rPr>
          <w:t>30528431</w:t>
        </w:r>
      </w:hyperlink>
    </w:p>
    <w:p>
      <w:pPr>
        <w:pStyle w:val="Bibliography"/>
        <w:rPr/>
      </w:pPr>
      <w:bookmarkStart w:id="59" w:name="ref-AQa9Tn4j"/>
      <w:bookmarkStart w:id="60" w:name="ref-NS5uCsyk"/>
      <w:bookmarkEnd w:id="59"/>
      <w:bookmarkEnd w:id="60"/>
      <w:r>
        <w:rPr/>
        <w:t xml:space="preserve">2. </w:t>
      </w:r>
      <w:r>
        <w:rPr>
          <w:b/>
        </w:rPr>
        <w:t>“In These Perilous Times”: Plague and Plague Policies in Early Modern Denmark</w:t>
      </w:r>
      <w:r>
        <w:rPr/>
        <w:t xml:space="preserve"> </w:t>
        <w:br/>
        <w:t>Peter Christensen</w:t>
        <w:br/>
      </w:r>
      <w:r>
        <w:rPr>
          <w:i/>
        </w:rPr>
        <w:t>Medical History</w:t>
      </w:r>
      <w:r>
        <w:rPr/>
        <w:t xml:space="preserve"> (2003-10) </w:t>
      </w:r>
      <w:hyperlink r:id="rId27">
        <w:r>
          <w:rPr>
            <w:rStyle w:val="InternetLink"/>
          </w:rPr>
          <w:t>https://www.cambridge.org/core/journals/medical-history/article/in-these-perilous-times-plague-and-plague-policies-in-early-modern-denmark/EFF71835DE9EBFB610E35451FD7A0A86</w:t>
        </w:r>
      </w:hyperlink>
      <w:r>
        <w:rPr/>
        <w:t xml:space="preserve"> </w:t>
        <w:br/>
        <w:t xml:space="preserve">DOI: </w:t>
      </w:r>
      <w:hyperlink r:id="rId28">
        <w:r>
          <w:rPr>
            <w:rStyle w:val="InternetLink"/>
          </w:rPr>
          <w:t>10.1017/s0025727300057331</w:t>
        </w:r>
      </w:hyperlink>
    </w:p>
    <w:p>
      <w:pPr>
        <w:pStyle w:val="Bibliography"/>
        <w:rPr/>
      </w:pPr>
      <w:bookmarkStart w:id="61" w:name="ref-NS5uCsyk"/>
      <w:bookmarkStart w:id="62" w:name="ref-eD3kpkYB"/>
      <w:bookmarkEnd w:id="61"/>
      <w:bookmarkEnd w:id="62"/>
      <w:r>
        <w:rPr/>
        <w:t xml:space="preserve">3. </w:t>
      </w:r>
      <w:r>
        <w:rPr>
          <w:b/>
        </w:rPr>
        <w:t>Leprosy in Medieval Denmark — Osteological and epidemiological analyses</w:t>
      </w:r>
      <w:r>
        <w:rPr/>
        <w:t xml:space="preserve"> </w:t>
        <w:br/>
        <w:t>Jesper L. Boldsen</w:t>
        <w:br/>
      </w:r>
      <w:r>
        <w:rPr>
          <w:i/>
        </w:rPr>
        <w:t>Anthropologischer Anzeiger</w:t>
      </w:r>
      <w:r>
        <w:rPr/>
        <w:t xml:space="preserve"> (2009) </w:t>
      </w:r>
      <w:hyperlink r:id="rId29">
        <w:r>
          <w:rPr>
            <w:rStyle w:val="InternetLink"/>
          </w:rPr>
          <w:t>http://www.jstor.org/stable/29543069</w:t>
        </w:r>
      </w:hyperlink>
    </w:p>
    <w:p>
      <w:pPr>
        <w:pStyle w:val="Bibliography"/>
        <w:rPr/>
      </w:pPr>
      <w:bookmarkStart w:id="63" w:name="ref-eD3kpkYB"/>
      <w:bookmarkStart w:id="64" w:name="ref-13NOJLbvF"/>
      <w:bookmarkEnd w:id="63"/>
      <w:bookmarkEnd w:id="64"/>
      <w:r>
        <w:rPr/>
        <w:t xml:space="preserve">4. </w:t>
      </w:r>
      <w:r>
        <w:rPr>
          <w:b/>
        </w:rPr>
        <w:t>Out of the West: Formation of a Permanent Plague Reservoir in South-Central Germany (1349–1356) and its Implications∗</w:t>
      </w:r>
      <w:r>
        <w:rPr/>
        <w:t xml:space="preserve"> </w:t>
        <w:br/>
        <w:t>Philip Slavin</w:t>
        <w:br/>
      </w:r>
      <w:r>
        <w:rPr>
          <w:i/>
        </w:rPr>
        <w:t>Past &amp; Present</w:t>
      </w:r>
      <w:r>
        <w:rPr/>
        <w:t xml:space="preserve"> (2021-01-25) </w:t>
      </w:r>
      <w:hyperlink r:id="rId30">
        <w:r>
          <w:rPr>
            <w:rStyle w:val="InternetLink"/>
          </w:rPr>
          <w:t>https://doi.org/10.1093/pastj/gtaa028</w:t>
        </w:r>
      </w:hyperlink>
      <w:r>
        <w:rPr/>
        <w:t xml:space="preserve"> </w:t>
        <w:br/>
        <w:t xml:space="preserve">DOI: </w:t>
      </w:r>
      <w:hyperlink r:id="rId31">
        <w:r>
          <w:rPr>
            <w:rStyle w:val="InternetLink"/>
          </w:rPr>
          <w:t>10.1093/pastj/gtaa028</w:t>
        </w:r>
      </w:hyperlink>
    </w:p>
    <w:p>
      <w:pPr>
        <w:pStyle w:val="Bibliography"/>
        <w:rPr/>
      </w:pPr>
      <w:bookmarkStart w:id="65" w:name="ref-13NOJLbvF"/>
      <w:bookmarkStart w:id="66" w:name="ref-MZ9hlNya"/>
      <w:bookmarkEnd w:id="65"/>
      <w:bookmarkEnd w:id="66"/>
      <w:r>
        <w:rPr/>
        <w:t xml:space="preserve">5. </w:t>
      </w:r>
      <w:r>
        <w:rPr>
          <w:b/>
        </w:rPr>
        <w:t>Black Death</w:t>
      </w:r>
      <w:r>
        <w:rPr/>
        <w:t xml:space="preserve"> </w:t>
        <w:br/>
        <w:t>Robert Gottfried</w:t>
        <w:br/>
        <w:t xml:space="preserve">(1985-03-01) </w:t>
      </w:r>
      <w:hyperlink r:id="rId32">
        <w:r>
          <w:rPr>
            <w:rStyle w:val="InternetLink"/>
          </w:rPr>
          <w:t>https://www.simonandschuster.com/books/Black-Death/Robert-S-Gottfried/9780029123706</w:t>
        </w:r>
      </w:hyperlink>
      <w:r>
        <w:rPr/>
        <w:t xml:space="preserve"> </w:t>
        <w:br/>
        <w:t xml:space="preserve">ISBN: </w:t>
      </w:r>
      <w:hyperlink r:id="rId33">
        <w:r>
          <w:rPr>
            <w:rStyle w:val="InternetLink"/>
          </w:rPr>
          <w:t>978-0-02-912370-6</w:t>
        </w:r>
      </w:hyperlink>
    </w:p>
    <w:p>
      <w:pPr>
        <w:pStyle w:val="Bibliography"/>
        <w:rPr/>
      </w:pPr>
      <w:bookmarkStart w:id="67" w:name="ref-MZ9hlNya"/>
      <w:bookmarkStart w:id="68" w:name="ref-1G9pdnarW"/>
      <w:bookmarkEnd w:id="67"/>
      <w:bookmarkEnd w:id="68"/>
      <w:r>
        <w:rPr/>
        <w:t xml:space="preserve">6. </w:t>
      </w:r>
      <w:r>
        <w:rPr>
          <w:b/>
        </w:rPr>
        <w:t>The Black Death</w:t>
      </w:r>
      <w:r>
        <w:rPr/>
        <w:t xml:space="preserve"> </w:t>
        <w:br/>
        <w:t>Kristina Lenz, Nils Hybel</w:t>
        <w:br/>
      </w:r>
      <w:r>
        <w:rPr>
          <w:i/>
        </w:rPr>
        <w:t>Scandinavian Journal of History</w:t>
      </w:r>
      <w:r>
        <w:rPr/>
        <w:t xml:space="preserve"> (2016) </w:t>
      </w:r>
      <w:hyperlink r:id="rId34">
        <w:r>
          <w:rPr>
            <w:rStyle w:val="InternetLink"/>
          </w:rPr>
          <w:t>https://journals.scholarsportal.info/details/03468755/v41i0001/54_tbd.xml</w:t>
        </w:r>
      </w:hyperlink>
      <w:r>
        <w:rPr/>
        <w:t xml:space="preserve"> </w:t>
        <w:br/>
        <w:t xml:space="preserve">DOI: </w:t>
      </w:r>
      <w:hyperlink r:id="rId35">
        <w:r>
          <w:rPr>
            <w:rStyle w:val="InternetLink"/>
          </w:rPr>
          <w:t>10.1080/03468755.2015.1110533</w:t>
        </w:r>
      </w:hyperlink>
    </w:p>
    <w:p>
      <w:pPr>
        <w:pStyle w:val="Bibliography"/>
        <w:rPr/>
      </w:pPr>
      <w:bookmarkStart w:id="69" w:name="ref-1G9pdnarW"/>
      <w:bookmarkStart w:id="70" w:name="ref-P4ttAUpf"/>
      <w:bookmarkEnd w:id="69"/>
      <w:bookmarkEnd w:id="70"/>
      <w:r>
        <w:rPr/>
        <w:t xml:space="preserve">7. </w:t>
      </w:r>
      <w:r>
        <w:rPr>
          <w:b/>
        </w:rPr>
        <w:t>A genomic and historical synthesis of plague in 18th century Eurasia</w:t>
      </w:r>
      <w:r>
        <w:rPr/>
        <w:t xml:space="preserve"> </w:t>
        <w:br/>
        <w:t>Meriam Guellil, Oliver Kersten, Amine Namouchi, Stefania Luciani, Isolina Marota, Caroline A. Arcini, Elisabeth Iregren, Robert A. Lindemann, Gunnar Warfvinge, Lela Bakanidze, … Barbara Bramanti</w:t>
        <w:br/>
      </w:r>
      <w:r>
        <w:rPr>
          <w:i/>
        </w:rPr>
        <w:t>Proceedings of the National Academy of Sciences</w:t>
      </w:r>
      <w:r>
        <w:rPr/>
        <w:t xml:space="preserve"> (2020-11-10) </w:t>
      </w:r>
      <w:hyperlink r:id="rId36">
        <w:r>
          <w:rPr>
            <w:rStyle w:val="InternetLink"/>
          </w:rPr>
          <w:t>https://www.pnas.org/content/117/45/28328</w:t>
        </w:r>
      </w:hyperlink>
      <w:r>
        <w:rPr/>
        <w:t xml:space="preserve"> </w:t>
        <w:br/>
        <w:t xml:space="preserve">DOI: </w:t>
      </w:r>
      <w:hyperlink r:id="rId37">
        <w:r>
          <w:rPr>
            <w:rStyle w:val="InternetLink"/>
          </w:rPr>
          <w:t>10.1073/pnas.2009677117</w:t>
        </w:r>
      </w:hyperlink>
      <w:r>
        <w:rPr/>
        <w:t xml:space="preserve"> · PMID: </w:t>
      </w:r>
      <w:hyperlink r:id="rId38">
        <w:r>
          <w:rPr>
            <w:rStyle w:val="InternetLink"/>
          </w:rPr>
          <w:t>33106412</w:t>
        </w:r>
      </w:hyperlink>
    </w:p>
    <w:p>
      <w:pPr>
        <w:pStyle w:val="Bibliography"/>
        <w:rPr/>
      </w:pPr>
      <w:bookmarkStart w:id="71" w:name="ref-P4ttAUpf"/>
      <w:bookmarkStart w:id="72" w:name="ref-1BWm60ySL"/>
      <w:bookmarkEnd w:id="71"/>
      <w:bookmarkEnd w:id="72"/>
      <w:r>
        <w:rPr/>
        <w:t xml:space="preserve">8. </w:t>
      </w:r>
      <w:r>
        <w:rPr>
          <w:b/>
        </w:rPr>
        <w:t xml:space="preserve">Integrative approach using </w:t>
      </w:r>
      <w:r>
        <w:rPr>
          <w:b/>
          <w:i/>
        </w:rPr>
        <w:t>Yersinia pestis</w:t>
      </w:r>
      <w:r>
        <w:rPr>
          <w:b/>
        </w:rPr>
        <w:t xml:space="preserve"> genomes to revisit the historical landscape of plague during the Medieval Period</w:t>
      </w:r>
      <w:r>
        <w:rPr/>
        <w:t xml:space="preserve"> </w:t>
        <w:br/>
        <w:t>Amine Namouchi, Meriam Guellil, Oliver Kersten, Stephanie Hänsch, Claudio Ottoni, Boris V. Schmid, Elsa Pacciani, Luisa Quaglia, Marco Vermunt, Egil L. Bauer, … Barbara Bramanti</w:t>
        <w:br/>
      </w:r>
      <w:r>
        <w:rPr>
          <w:i/>
        </w:rPr>
        <w:t>Proceedings of the National Academy of Sciences</w:t>
      </w:r>
      <w:r>
        <w:rPr/>
        <w:t xml:space="preserve"> (2018-12-11) </w:t>
      </w:r>
      <w:hyperlink r:id="rId39">
        <w:r>
          <w:rPr>
            <w:rStyle w:val="InternetLink"/>
          </w:rPr>
          <w:t>http://www.pnas.org/lookup/doi/10.1073/pnas.1812865115</w:t>
        </w:r>
      </w:hyperlink>
      <w:r>
        <w:rPr/>
        <w:t xml:space="preserve"> </w:t>
        <w:br/>
        <w:t xml:space="preserve">DOI: </w:t>
      </w:r>
      <w:hyperlink r:id="rId40">
        <w:r>
          <w:rPr>
            <w:rStyle w:val="InternetLink"/>
          </w:rPr>
          <w:t>10.1073/pnas.1812865115</w:t>
        </w:r>
      </w:hyperlink>
    </w:p>
    <w:p>
      <w:pPr>
        <w:pStyle w:val="Bibliography"/>
        <w:rPr/>
      </w:pPr>
      <w:bookmarkStart w:id="73" w:name="ref-1BWm60ySL"/>
      <w:bookmarkStart w:id="74" w:name="ref-11wSWLa1D"/>
      <w:bookmarkEnd w:id="73"/>
      <w:bookmarkEnd w:id="74"/>
      <w:r>
        <w:rPr/>
        <w:t xml:space="preserve">9. </w:t>
      </w:r>
      <w:r>
        <w:rPr>
          <w:b/>
        </w:rPr>
        <w:t>Boom-bust dynamics in biological invasions: towards an improved application of the concept</w:t>
      </w:r>
      <w:r>
        <w:rPr/>
        <w:t xml:space="preserve"> </w:t>
        <w:br/>
        <w:t>David L. Strayer, Carla M. D’Antonio, Franz Essl, Mike S. Fowler, Juergen Geist, Sabine Hilt, Ivan Jarić, Klaus Jöhnk, Clive G. Jones, Xavier Lambin, … Jonathan M. Jeschke</w:t>
        <w:br/>
      </w:r>
      <w:r>
        <w:rPr>
          <w:i/>
        </w:rPr>
        <w:t>Ecology Letters</w:t>
      </w:r>
      <w:r>
        <w:rPr/>
        <w:t xml:space="preserve"> (2017-10) </w:t>
        <w:br/>
        <w:t xml:space="preserve">DOI: </w:t>
      </w:r>
      <w:hyperlink r:id="rId41">
        <w:r>
          <w:rPr>
            <w:rStyle w:val="InternetLink"/>
          </w:rPr>
          <w:t>10.1111/ele.12822</w:t>
        </w:r>
      </w:hyperlink>
      <w:r>
        <w:rPr/>
        <w:t xml:space="preserve"> · PMID: </w:t>
      </w:r>
      <w:hyperlink r:id="rId42">
        <w:r>
          <w:rPr>
            <w:rStyle w:val="InternetLink"/>
          </w:rPr>
          <w:t>28834087</w:t>
        </w:r>
      </w:hyperlink>
    </w:p>
    <w:p>
      <w:pPr>
        <w:pStyle w:val="Bibliography"/>
        <w:rPr/>
      </w:pPr>
      <w:bookmarkStart w:id="75" w:name="ref-11wSWLa1D"/>
      <w:bookmarkStart w:id="76" w:name="ref-lEVhhIPK"/>
      <w:bookmarkEnd w:id="75"/>
      <w:bookmarkEnd w:id="76"/>
      <w:r>
        <w:rPr/>
        <w:t xml:space="preserve">10. </w:t>
      </w:r>
      <w:r>
        <w:rPr>
          <w:b/>
        </w:rPr>
        <w:t>Ecology of rodent outbreaks and zoonotic diseases: common voles in the farmland of north-west spain</w:t>
      </w:r>
      <w:r>
        <w:rPr/>
        <w:t xml:space="preserve"> </w:t>
        <w:br/>
        <w:t>Ruth Rodríguez Pastor</w:t>
        <w:br/>
      </w:r>
      <w:r>
        <w:rPr>
          <w:i/>
        </w:rPr>
        <w:t>Universidad de Valladolid</w:t>
      </w:r>
      <w:r>
        <w:rPr/>
        <w:t xml:space="preserve"> (2018) </w:t>
      </w:r>
      <w:hyperlink r:id="rId43">
        <w:r>
          <w:rPr>
            <w:rStyle w:val="InternetLink"/>
          </w:rPr>
          <w:t>https://dialnet.unirioja.es/servlet/tesis?codigo=230751</w:t>
        </w:r>
      </w:hyperlink>
    </w:p>
    <w:p>
      <w:pPr>
        <w:pStyle w:val="Bibliography"/>
        <w:rPr/>
      </w:pPr>
      <w:bookmarkStart w:id="77" w:name="ref-lEVhhIPK"/>
      <w:bookmarkStart w:id="78" w:name="ref-OLBXS56Z"/>
      <w:bookmarkEnd w:id="77"/>
      <w:bookmarkEnd w:id="78"/>
      <w:r>
        <w:rPr/>
        <w:t xml:space="preserve">11. </w:t>
      </w:r>
      <w:r>
        <w:rPr>
          <w:b/>
          <w:i/>
        </w:rPr>
        <w:t>Yersinia pestis</w:t>
      </w:r>
      <w:r>
        <w:rPr>
          <w:b/>
        </w:rPr>
        <w:t xml:space="preserve"> strains from Latvia show depletion of the pla virulence gene at the end of the second plague pandemic</w:t>
      </w:r>
      <w:r>
        <w:rPr/>
        <w:t xml:space="preserve"> </w:t>
        <w:br/>
        <w:t>Julian Susat, Joanna H. Bonczarowska, Elīna Pētersone-Gordina, Alexander Immel, Almut Nebel, Guntis Gerhards, Ben Krause-Kyora</w:t>
        <w:br/>
      </w:r>
      <w:r>
        <w:rPr>
          <w:i/>
        </w:rPr>
        <w:t>Scientific Reports</w:t>
      </w:r>
      <w:r>
        <w:rPr/>
        <w:t xml:space="preserve"> (2020-09-03) </w:t>
      </w:r>
      <w:hyperlink r:id="rId44">
        <w:r>
          <w:rPr>
            <w:rStyle w:val="InternetLink"/>
          </w:rPr>
          <w:t>https://www.nature.com/articles/s41598-020-71530-9</w:t>
        </w:r>
      </w:hyperlink>
      <w:r>
        <w:rPr/>
        <w:t xml:space="preserve"> </w:t>
        <w:br/>
        <w:t xml:space="preserve">DOI: </w:t>
      </w:r>
      <w:hyperlink r:id="rId45">
        <w:r>
          <w:rPr>
            <w:rStyle w:val="InternetLink"/>
          </w:rPr>
          <w:t>10.1038/s41598-020-71530-9</w:t>
        </w:r>
      </w:hyperlink>
    </w:p>
    <w:p>
      <w:pPr>
        <w:pStyle w:val="Bibliography"/>
        <w:rPr/>
      </w:pPr>
      <w:bookmarkStart w:id="79" w:name="ref-OLBXS56Z"/>
      <w:bookmarkStart w:id="80" w:name="ref-X3tnQO3i"/>
      <w:bookmarkEnd w:id="79"/>
      <w:bookmarkEnd w:id="80"/>
      <w:r>
        <w:rPr/>
        <w:t xml:space="preserve">12. </w:t>
      </w:r>
      <w:r>
        <w:rPr>
          <w:b/>
        </w:rPr>
        <w:t>Role of the Yersinia pestis plasminogen activator in the incidence of distinct septicemic and bubonic forms of flea-borne plague</w:t>
      </w:r>
      <w:r>
        <w:rPr/>
        <w:t xml:space="preserve"> </w:t>
        <w:br/>
        <w:t>Florent Sebbane, Clayton O. Jarrett, Donald Gardner, Daniel Long, B. Joseph Hinnebusch</w:t>
        <w:br/>
      </w:r>
      <w:r>
        <w:rPr>
          <w:i/>
        </w:rPr>
        <w:t>Proceedings of the National Academy of Sciences of the United States of America</w:t>
      </w:r>
      <w:r>
        <w:rPr/>
        <w:t xml:space="preserve"> (2006-04-04) </w:t>
      </w:r>
      <w:hyperlink r:id="rId46">
        <w:r>
          <w:rPr>
            <w:rStyle w:val="InternetLink"/>
          </w:rPr>
          <w:t>https://www.ncbi.nlm.nih.gov/pmc/articles/PMC1414629/</w:t>
        </w:r>
      </w:hyperlink>
      <w:r>
        <w:rPr/>
        <w:t xml:space="preserve"> </w:t>
        <w:br/>
        <w:t xml:space="preserve">DOI: </w:t>
      </w:r>
      <w:hyperlink r:id="rId47">
        <w:r>
          <w:rPr>
            <w:rStyle w:val="InternetLink"/>
          </w:rPr>
          <w:t>10.1073/pnas.0509544103</w:t>
        </w:r>
      </w:hyperlink>
      <w:r>
        <w:rPr/>
        <w:t xml:space="preserve"> · PMID: </w:t>
      </w:r>
      <w:hyperlink r:id="rId48">
        <w:r>
          <w:rPr>
            <w:rStyle w:val="InternetLink"/>
          </w:rPr>
          <w:t>16567636</w:t>
        </w:r>
      </w:hyperlink>
      <w:r>
        <w:rPr/>
        <w:t xml:space="preserve"> · PMCID: </w:t>
      </w:r>
      <w:hyperlink r:id="rId49">
        <w:r>
          <w:rPr>
            <w:rStyle w:val="InternetLink"/>
          </w:rPr>
          <w:t>PMC1414629</w:t>
        </w:r>
      </w:hyperlink>
    </w:p>
    <w:p>
      <w:pPr>
        <w:pStyle w:val="Bibliography"/>
        <w:rPr/>
      </w:pPr>
      <w:bookmarkStart w:id="81" w:name="ref-X3tnQO3i"/>
      <w:bookmarkStart w:id="82" w:name="ref-QoRg40jU"/>
      <w:bookmarkEnd w:id="81"/>
      <w:bookmarkEnd w:id="82"/>
      <w:r>
        <w:rPr/>
        <w:t xml:space="preserve">13. </w:t>
      </w:r>
      <w:r>
        <w:rPr>
          <w:b/>
        </w:rPr>
        <w:t>The Last Plague in the Baltic Region 1709-1713</w:t>
      </w:r>
      <w:r>
        <w:rPr/>
        <w:t xml:space="preserve"> </w:t>
        <w:br/>
        <w:t>Karl-Erik Frandsen</w:t>
        <w:br/>
      </w:r>
      <w:r>
        <w:rPr>
          <w:i/>
        </w:rPr>
        <w:t>Museum Tusculanum Press</w:t>
      </w:r>
      <w:r>
        <w:rPr/>
        <w:t xml:space="preserve"> (2010) </w:t>
        <w:br/>
        <w:t xml:space="preserve">ISBN: </w:t>
      </w:r>
      <w:hyperlink r:id="rId50">
        <w:r>
          <w:rPr>
            <w:rStyle w:val="InternetLink"/>
          </w:rPr>
          <w:t>978-87-635-0770-7</w:t>
        </w:r>
      </w:hyperlink>
    </w:p>
    <w:p>
      <w:pPr>
        <w:pStyle w:val="Bibliography"/>
        <w:rPr/>
      </w:pPr>
      <w:bookmarkStart w:id="83" w:name="ref-QoRg40jU"/>
      <w:bookmarkStart w:id="84" w:name="ref-CToe6ZKY"/>
      <w:bookmarkEnd w:id="83"/>
      <w:bookmarkEnd w:id="84"/>
      <w:r>
        <w:rPr/>
        <w:t xml:space="preserve">14. </w:t>
      </w:r>
      <w:r>
        <w:rPr>
          <w:b/>
        </w:rPr>
        <w:t>New insights from old bones: DNA preservation and degradation in permafrost preserved mammoth remains</w:t>
      </w:r>
      <w:r>
        <w:rPr/>
        <w:t xml:space="preserve"> </w:t>
        <w:br/>
        <w:t>Carsten Schwarz, Regis Debruyne, Melanie Kuch, Elizabeth McNally, Henry Schwarcz, Andrew D. Aubrey, Jeffrey Bada, Hendrik Poinar</w:t>
        <w:br/>
      </w:r>
      <w:r>
        <w:rPr>
          <w:i/>
        </w:rPr>
        <w:t>Nucleic Acids Research</w:t>
      </w:r>
      <w:r>
        <w:rPr/>
        <w:t xml:space="preserve"> (2009-06-01) </w:t>
      </w:r>
      <w:hyperlink r:id="rId51">
        <w:r>
          <w:rPr>
            <w:rStyle w:val="InternetLink"/>
          </w:rPr>
          <w:t>https://doi.org/10.1093/nar/gkp159</w:t>
        </w:r>
      </w:hyperlink>
      <w:r>
        <w:rPr/>
        <w:t xml:space="preserve"> </w:t>
        <w:br/>
        <w:t xml:space="preserve">DOI: </w:t>
      </w:r>
      <w:hyperlink r:id="rId52">
        <w:r>
          <w:rPr>
            <w:rStyle w:val="InternetLink"/>
          </w:rPr>
          <w:t>10.1093/nar/gkp159</w:t>
        </w:r>
      </w:hyperlink>
    </w:p>
    <w:p>
      <w:pPr>
        <w:pStyle w:val="Bibliography"/>
        <w:rPr/>
      </w:pPr>
      <w:bookmarkStart w:id="85" w:name="ref-CToe6ZKY"/>
      <w:bookmarkStart w:id="86" w:name="ref-9kFCN7oR"/>
      <w:bookmarkEnd w:id="85"/>
      <w:bookmarkEnd w:id="86"/>
      <w:r>
        <w:rPr/>
        <w:t xml:space="preserve">15. </w:t>
      </w:r>
      <w:r>
        <w:rPr>
          <w:b/>
        </w:rPr>
        <w:t>Complete mitochondrial genome sequence of a Middle Pleistocene cave bear reconstructed from ultrashort DNA fragments</w:t>
      </w:r>
      <w:r>
        <w:rPr/>
        <w:t xml:space="preserve"> </w:t>
        <w:br/>
        <w:t>J. Dabney, M. Knapp, I. Glocke, M.-T. Gansauge, A. Weihmann, B. Nickel, C. Valdiosera, N. Garcia, S. Paabo, J.-L. Arsuaga, M. Meyer</w:t>
        <w:br/>
      </w:r>
      <w:r>
        <w:rPr>
          <w:i/>
        </w:rPr>
        <w:t>Proceedings of the National Academy of Sciences</w:t>
      </w:r>
      <w:r>
        <w:rPr/>
        <w:t xml:space="preserve"> (2013-09-24) </w:t>
      </w:r>
      <w:hyperlink r:id="rId53">
        <w:r>
          <w:rPr>
            <w:rStyle w:val="InternetLink"/>
          </w:rPr>
          <w:t>http://www.pnas.org/cgi/doi/10.1073/pnas.1314445110</w:t>
        </w:r>
      </w:hyperlink>
      <w:r>
        <w:rPr/>
        <w:t xml:space="preserve"> </w:t>
        <w:br/>
        <w:t xml:space="preserve">DOI: </w:t>
      </w:r>
      <w:hyperlink r:id="rId54">
        <w:r>
          <w:rPr>
            <w:rStyle w:val="InternetLink"/>
          </w:rPr>
          <w:t>10.1073/pnas.1314445110</w:t>
        </w:r>
      </w:hyperlink>
    </w:p>
    <w:p>
      <w:pPr>
        <w:pStyle w:val="Bibliography"/>
        <w:rPr/>
      </w:pPr>
      <w:bookmarkStart w:id="87" w:name="ref-9kFCN7oR"/>
      <w:bookmarkStart w:id="88" w:name="ref-ACt53Sow"/>
      <w:bookmarkEnd w:id="87"/>
      <w:bookmarkEnd w:id="88"/>
      <w:r>
        <w:rPr/>
        <w:t xml:space="preserve">16. </w:t>
      </w:r>
      <w:r>
        <w:rPr>
          <w:b/>
          <w:i/>
        </w:rPr>
        <w:t>Yersinia pestis</w:t>
      </w:r>
      <w:r>
        <w:rPr>
          <w:b/>
        </w:rPr>
        <w:t xml:space="preserve"> and the Plague of Justinian 541–543 AD: a genomic analysis</w:t>
      </w:r>
      <w:r>
        <w:rPr/>
        <w:t xml:space="preserve"> </w:t>
        <w:br/>
        <w:t>David M Wagner, Jennifer Klunk, Michaela Harbeck, Alison Devault, Nicholas Waglechner, Jason W Sahl, Jacob Enk, Dawn N Birdsell, Melanie Kuch, Candice Lumibao, … Hendrik Poinar</w:t>
        <w:br/>
      </w:r>
      <w:r>
        <w:rPr>
          <w:i/>
        </w:rPr>
        <w:t>The Lancet Infectious Diseases</w:t>
      </w:r>
      <w:r>
        <w:rPr/>
        <w:t xml:space="preserve"> (2014-04) </w:t>
      </w:r>
      <w:hyperlink r:id="rId55">
        <w:r>
          <w:rPr>
            <w:rStyle w:val="InternetLink"/>
          </w:rPr>
          <w:t>https://linkinghub.elsevier.com/retrieve/pii/S1473309913703232</w:t>
        </w:r>
      </w:hyperlink>
      <w:r>
        <w:rPr/>
        <w:t xml:space="preserve"> </w:t>
        <w:br/>
        <w:t xml:space="preserve">DOI: </w:t>
      </w:r>
      <w:hyperlink r:id="rId56">
        <w:r>
          <w:rPr>
            <w:rStyle w:val="InternetLink"/>
          </w:rPr>
          <w:t>10.1016/s1473-3099(13)70323-2</w:t>
        </w:r>
      </w:hyperlink>
    </w:p>
    <w:p>
      <w:pPr>
        <w:pStyle w:val="Bibliography"/>
        <w:rPr/>
      </w:pPr>
      <w:bookmarkStart w:id="89" w:name="ref-ACt53Sow"/>
      <w:bookmarkStart w:id="90" w:name="ref-uH8TFQKI"/>
      <w:bookmarkEnd w:id="89"/>
      <w:bookmarkEnd w:id="90"/>
      <w:r>
        <w:rPr/>
        <w:t xml:space="preserve">17. </w:t>
      </w:r>
      <w:r>
        <w:rPr>
          <w:b/>
        </w:rPr>
        <w:t>Illumina Sequencing Library Preparation for Highly Multiplexed Target Capture and Sequencing</w:t>
      </w:r>
      <w:r>
        <w:rPr/>
        <w:t xml:space="preserve"> </w:t>
        <w:br/>
        <w:t>M. Meyer, M. Kircher</w:t>
        <w:br/>
      </w:r>
      <w:r>
        <w:rPr>
          <w:i/>
        </w:rPr>
        <w:t>Cold Spring Harbor Protocols</w:t>
      </w:r>
      <w:r>
        <w:rPr/>
        <w:t xml:space="preserve"> (2010-06-01) </w:t>
      </w:r>
      <w:hyperlink r:id="rId57">
        <w:r>
          <w:rPr>
            <w:rStyle w:val="InternetLink"/>
          </w:rPr>
          <w:t>http://www.cshprotocols.org/cgi/doi/10.1101/pdb.prot5448</w:t>
        </w:r>
      </w:hyperlink>
      <w:r>
        <w:rPr/>
        <w:t xml:space="preserve"> </w:t>
        <w:br/>
        <w:t xml:space="preserve">DOI: </w:t>
      </w:r>
      <w:hyperlink r:id="rId58">
        <w:r>
          <w:rPr>
            <w:rStyle w:val="InternetLink"/>
          </w:rPr>
          <w:t>10.1101/pdb.prot5448</w:t>
        </w:r>
      </w:hyperlink>
    </w:p>
    <w:p>
      <w:pPr>
        <w:pStyle w:val="Bibliography"/>
        <w:rPr/>
      </w:pPr>
      <w:bookmarkStart w:id="91" w:name="ref-uH8TFQKI"/>
      <w:bookmarkStart w:id="92" w:name="ref-sVvw7Kko"/>
      <w:bookmarkEnd w:id="91"/>
      <w:bookmarkEnd w:id="92"/>
      <w:r>
        <w:rPr/>
        <w:t xml:space="preserve">18. </w:t>
      </w:r>
      <w:r>
        <w:rPr>
          <w:b/>
        </w:rPr>
        <w:t>Double indexing overcomes inaccuracies in multiplex sequencing on the Illumina platform</w:t>
      </w:r>
      <w:r>
        <w:rPr/>
        <w:t xml:space="preserve"> </w:t>
        <w:br/>
        <w:t>Martin Kircher, Susanna Sawyer, Matthias Meyer</w:t>
        <w:br/>
      </w:r>
      <w:r>
        <w:rPr>
          <w:i/>
        </w:rPr>
        <w:t>Nucleic Acids Research</w:t>
      </w:r>
      <w:r>
        <w:rPr/>
        <w:t xml:space="preserve"> (2012-01-01) </w:t>
      </w:r>
      <w:hyperlink r:id="rId59">
        <w:r>
          <w:rPr>
            <w:rStyle w:val="InternetLink"/>
          </w:rPr>
          <w:t>https://academic.oup.com/nar/article/40/1/e3/1287690</w:t>
        </w:r>
      </w:hyperlink>
      <w:r>
        <w:rPr/>
        <w:t xml:space="preserve"> </w:t>
        <w:br/>
        <w:t xml:space="preserve">DOI: </w:t>
      </w:r>
      <w:hyperlink r:id="rId60">
        <w:r>
          <w:rPr>
            <w:rStyle w:val="InternetLink"/>
          </w:rPr>
          <w:t>10.1093/nar/gkr771</w:t>
        </w:r>
      </w:hyperlink>
    </w:p>
    <w:p>
      <w:pPr>
        <w:pStyle w:val="Bibliography"/>
        <w:rPr/>
      </w:pPr>
      <w:bookmarkStart w:id="93" w:name="ref-sVvw7Kko"/>
      <w:bookmarkStart w:id="94" w:name="ref-6YubepsW"/>
      <w:bookmarkEnd w:id="93"/>
      <w:bookmarkEnd w:id="94"/>
      <w:r>
        <w:rPr/>
        <w:t xml:space="preserve">19. </w:t>
      </w:r>
      <w:r>
        <w:rPr>
          <w:b/>
        </w:rPr>
        <w:t>NCBImeta: efficient and comprehensive metadata retrieval from NCBI databases</w:t>
      </w:r>
      <w:r>
        <w:rPr/>
        <w:t xml:space="preserve"> </w:t>
        <w:br/>
        <w:t>Katherine Eaton</w:t>
        <w:br/>
      </w:r>
      <w:r>
        <w:rPr>
          <w:i/>
        </w:rPr>
        <w:t>Journal of Open Source Software</w:t>
      </w:r>
      <w:r>
        <w:rPr/>
        <w:t xml:space="preserve"> (2020) </w:t>
      </w:r>
      <w:hyperlink r:id="rId61">
        <w:r>
          <w:rPr>
            <w:rStyle w:val="InternetLink"/>
          </w:rPr>
          <w:t>https://doi.org/10.21105/joss.01990</w:t>
        </w:r>
      </w:hyperlink>
      <w:r>
        <w:rPr/>
        <w:t xml:space="preserve"> </w:t>
        <w:br/>
        <w:t xml:space="preserve">DOI: </w:t>
      </w:r>
      <w:hyperlink r:id="rId62">
        <w:r>
          <w:rPr>
            <w:rStyle w:val="InternetLink"/>
          </w:rPr>
          <w:t>10.21105/joss.01990</w:t>
        </w:r>
      </w:hyperlink>
    </w:p>
    <w:p>
      <w:pPr>
        <w:pStyle w:val="Bibliography"/>
        <w:rPr/>
      </w:pPr>
      <w:bookmarkStart w:id="95" w:name="ref-6YubepsW"/>
      <w:bookmarkStart w:id="96" w:name="ref-puYDXtJ9"/>
      <w:bookmarkEnd w:id="95"/>
      <w:bookmarkEnd w:id="96"/>
      <w:r>
        <w:rPr/>
        <w:t xml:space="preserve">20. </w:t>
      </w:r>
      <w:r>
        <w:rPr>
          <w:b/>
        </w:rPr>
        <w:t>ncbi/sra-tools</w:t>
      </w:r>
      <w:r>
        <w:rPr/>
        <w:t xml:space="preserve"> </w:t>
        <w:br/>
        <w:t>NCBI - National Center for Biotechnology Information/NLM/NIH</w:t>
        <w:br/>
        <w:t xml:space="preserve">(2021-05-18) </w:t>
      </w:r>
      <w:hyperlink r:id="rId63">
        <w:r>
          <w:rPr>
            <w:rStyle w:val="InternetLink"/>
          </w:rPr>
          <w:t>https://github.com/ncbi/sra-tools</w:t>
        </w:r>
      </w:hyperlink>
    </w:p>
    <w:p>
      <w:pPr>
        <w:pStyle w:val="Bibliography"/>
        <w:rPr/>
      </w:pPr>
      <w:bookmarkStart w:id="97" w:name="ref-puYDXtJ9"/>
      <w:bookmarkStart w:id="98" w:name="ref-17yD9OrGW"/>
      <w:bookmarkEnd w:id="97"/>
      <w:bookmarkEnd w:id="98"/>
      <w:r>
        <w:rPr/>
        <w:t xml:space="preserve">21. </w:t>
      </w:r>
      <w:r>
        <w:rPr>
          <w:b/>
        </w:rPr>
        <w:t>Reproducible, portable, and efficient ancient genome reconstruction with nf-core/eager</w:t>
      </w:r>
      <w:r>
        <w:rPr/>
        <w:t xml:space="preserve"> </w:t>
        <w:br/>
        <w:t>James A. Fellows Yates, Thiseas C. Lamnidis, Maxime Borry, Aida Andrades Valtueña, Zandra Fagernäs, Stephen Clayton, Maxime U. Garcia, Judith Neukamm, Alexander Peltzer</w:t>
        <w:br/>
      </w:r>
      <w:r>
        <w:rPr>
          <w:i/>
        </w:rPr>
        <w:t>PeerJ</w:t>
      </w:r>
      <w:r>
        <w:rPr/>
        <w:t xml:space="preserve"> (2021-03-16) </w:t>
      </w:r>
      <w:hyperlink r:id="rId64">
        <w:r>
          <w:rPr>
            <w:rStyle w:val="InternetLink"/>
          </w:rPr>
          <w:t>https://peerj.com/articles/10947</w:t>
        </w:r>
      </w:hyperlink>
      <w:r>
        <w:rPr/>
        <w:t xml:space="preserve"> </w:t>
        <w:br/>
        <w:t xml:space="preserve">DOI: </w:t>
      </w:r>
      <w:hyperlink r:id="rId65">
        <w:r>
          <w:rPr>
            <w:rStyle w:val="InternetLink"/>
          </w:rPr>
          <w:t>10.7717/peerj.10947</w:t>
        </w:r>
      </w:hyperlink>
    </w:p>
    <w:p>
      <w:pPr>
        <w:pStyle w:val="Bibliography"/>
        <w:rPr/>
      </w:pPr>
      <w:bookmarkStart w:id="99" w:name="ref-17yD9OrGW"/>
      <w:bookmarkStart w:id="100" w:name="ref-1DR126iIZ"/>
      <w:bookmarkEnd w:id="99"/>
      <w:bookmarkEnd w:id="100"/>
      <w:r>
        <w:rPr/>
        <w:t xml:space="preserve">22. </w:t>
      </w:r>
      <w:r>
        <w:rPr>
          <w:b/>
        </w:rPr>
        <w:t>Snippy: Rapid haploid variant calling and core genome alignment.</w:t>
      </w:r>
      <w:r>
        <w:rPr/>
        <w:t xml:space="preserve"> </w:t>
        <w:br/>
        <w:t>Torsten Seemann</w:t>
        <w:br/>
        <w:t xml:space="preserve">(2020-03-08) </w:t>
      </w:r>
      <w:hyperlink r:id="rId66">
        <w:r>
          <w:rPr>
            <w:rStyle w:val="InternetLink"/>
          </w:rPr>
          <w:t>https://github.com/tseemann/snippy</w:t>
        </w:r>
      </w:hyperlink>
    </w:p>
    <w:p>
      <w:pPr>
        <w:pStyle w:val="Bibliography"/>
        <w:rPr/>
      </w:pPr>
      <w:bookmarkStart w:id="101" w:name="ref-1DR126iIZ"/>
      <w:bookmarkStart w:id="102" w:name="ref-QZIPWLUx"/>
      <w:bookmarkEnd w:id="101"/>
      <w:bookmarkEnd w:id="102"/>
      <w:r>
        <w:rPr/>
        <w:t xml:space="preserve">23. </w:t>
      </w:r>
      <w:r>
        <w:rPr>
          <w:b/>
        </w:rPr>
        <w:t>ModelFinder: fast model selection for accurate phylogenetic estimates</w:t>
      </w:r>
      <w:r>
        <w:rPr/>
        <w:t xml:space="preserve"> </w:t>
        <w:br/>
        <w:t>Subha Kalyaanamoorthy, Bui Quang Minh, Thomas K. F. Wong, Arndt von Haeseler, Lars S. Jermiin</w:t>
        <w:br/>
      </w:r>
      <w:r>
        <w:rPr>
          <w:i/>
        </w:rPr>
        <w:t>Nature Methods</w:t>
      </w:r>
      <w:r>
        <w:rPr/>
        <w:t xml:space="preserve"> (2017-06) </w:t>
      </w:r>
      <w:hyperlink r:id="rId67">
        <w:r>
          <w:rPr>
            <w:rStyle w:val="InternetLink"/>
          </w:rPr>
          <w:t>http://www.nature.com/articles/nmeth.4285</w:t>
        </w:r>
      </w:hyperlink>
      <w:r>
        <w:rPr/>
        <w:t xml:space="preserve"> </w:t>
        <w:br/>
        <w:t xml:space="preserve">DOI: </w:t>
      </w:r>
      <w:hyperlink r:id="rId68">
        <w:r>
          <w:rPr>
            <w:rStyle w:val="InternetLink"/>
          </w:rPr>
          <w:t>10.1038/nmeth.4285</w:t>
        </w:r>
      </w:hyperlink>
    </w:p>
    <w:p>
      <w:pPr>
        <w:pStyle w:val="Bibliography"/>
        <w:rPr/>
      </w:pPr>
      <w:bookmarkStart w:id="103" w:name="ref-QZIPWLUx"/>
      <w:bookmarkStart w:id="104" w:name="ref-mkkgRhHT"/>
      <w:bookmarkEnd w:id="103"/>
      <w:bookmarkEnd w:id="104"/>
      <w:r>
        <w:rPr/>
        <w:t xml:space="preserve">24. </w:t>
      </w:r>
      <w:r>
        <w:rPr>
          <w:b/>
        </w:rPr>
        <w:t>IQ-TREE 2: New Models and Efficient Methods for Phylogenetic Inference in the Genomic Era</w:t>
      </w:r>
      <w:r>
        <w:rPr/>
        <w:t xml:space="preserve"> </w:t>
        <w:br/>
        <w:t>Bui Quang Minh, Heiko A. Schmidt, Olga Chernomor, Dominik Schrempf, Michael D. Woodhams, Arndt von Haeseler, Robert Lanfear</w:t>
        <w:br/>
      </w:r>
      <w:r>
        <w:rPr>
          <w:i/>
        </w:rPr>
        <w:t>Molecular Biology and Evolution</w:t>
      </w:r>
      <w:r>
        <w:rPr/>
        <w:t xml:space="preserve"> (2020-05-01) </w:t>
      </w:r>
      <w:hyperlink r:id="rId69">
        <w:r>
          <w:rPr>
            <w:rStyle w:val="InternetLink"/>
          </w:rPr>
          <w:t>https://academic.oup.com/mbe/article/37/5/1530/5721363</w:t>
        </w:r>
      </w:hyperlink>
      <w:r>
        <w:rPr/>
        <w:t xml:space="preserve"> </w:t>
        <w:br/>
        <w:t xml:space="preserve">DOI: </w:t>
      </w:r>
      <w:hyperlink r:id="rId70">
        <w:r>
          <w:rPr>
            <w:rStyle w:val="InternetLink"/>
          </w:rPr>
          <w:t>10.1093/molbev/msaa015</w:t>
        </w:r>
      </w:hyperlink>
    </w:p>
    <w:p>
      <w:pPr>
        <w:pStyle w:val="Bibliography"/>
        <w:rPr/>
      </w:pPr>
      <w:bookmarkStart w:id="105" w:name="ref-mkkgRhHT"/>
      <w:bookmarkStart w:id="106" w:name="ref-12SvE6y3A"/>
      <w:bookmarkEnd w:id="105"/>
      <w:bookmarkEnd w:id="106"/>
      <w:r>
        <w:rPr/>
        <w:t xml:space="preserve">25. </w:t>
      </w:r>
      <w:r>
        <w:rPr>
          <w:b/>
        </w:rPr>
        <w:t>UFBoot2: Improving the Ultrafast Bootstrap Approximation</w:t>
      </w:r>
      <w:r>
        <w:rPr/>
        <w:t xml:space="preserve"> </w:t>
        <w:br/>
        <w:t>Diep Thi Hoang, Olga Chernomor, Arndt von Haeseler, Bui Quang Minh, Le Sy Vinh</w:t>
        <w:br/>
      </w:r>
      <w:r>
        <w:rPr>
          <w:i/>
        </w:rPr>
        <w:t>Molecular Biology and Evolution</w:t>
      </w:r>
      <w:r>
        <w:rPr/>
        <w:t xml:space="preserve"> (2018-02-01) </w:t>
      </w:r>
      <w:hyperlink r:id="rId71">
        <w:r>
          <w:rPr>
            <w:rStyle w:val="InternetLink"/>
          </w:rPr>
          <w:t>https://academic.oup.com/mbe/article/35/2/518/4565479</w:t>
        </w:r>
      </w:hyperlink>
      <w:r>
        <w:rPr/>
        <w:t xml:space="preserve"> </w:t>
        <w:br/>
        <w:t xml:space="preserve">DOI: </w:t>
      </w:r>
      <w:hyperlink r:id="rId72">
        <w:r>
          <w:rPr>
            <w:rStyle w:val="InternetLink"/>
          </w:rPr>
          <w:t>10.1093/molbev/msx281</w:t>
        </w:r>
      </w:hyperlink>
    </w:p>
    <w:p>
      <w:pPr>
        <w:pStyle w:val="Bibliography"/>
        <w:rPr/>
      </w:pPr>
      <w:bookmarkStart w:id="107" w:name="ref-12SvE6y3A"/>
      <w:bookmarkStart w:id="108" w:name="ref-ONhNS9aO"/>
      <w:bookmarkEnd w:id="107"/>
      <w:bookmarkEnd w:id="108"/>
      <w:r>
        <w:rPr/>
        <w:t xml:space="preserve">26. </w:t>
      </w:r>
      <w:r>
        <w:rPr>
          <w:b/>
        </w:rPr>
        <w:t xml:space="preserve">Historical variations in mutation rate in an epidemic pathogen, </w:t>
      </w:r>
      <w:r>
        <w:rPr>
          <w:b/>
          <w:i/>
        </w:rPr>
        <w:t>Yersinia pestis</w:t>
      </w:r>
      <w:r>
        <w:rPr/>
        <w:t xml:space="preserve"> </w:t>
        <w:br/>
        <w:t>Y. Cui, C. Yu, Y. Yan, D. Li, Y. Li, T. Jombart, L. A. Weinert, Z. Wang, Z. Guo, L. Xu, … R. Yang</w:t>
        <w:br/>
      </w:r>
      <w:r>
        <w:rPr>
          <w:i/>
        </w:rPr>
        <w:t>Proceedings of the National Academy of Sciences</w:t>
      </w:r>
      <w:r>
        <w:rPr/>
        <w:t xml:space="preserve"> (2013-01-08) </w:t>
      </w:r>
      <w:hyperlink r:id="rId73">
        <w:r>
          <w:rPr>
            <w:rStyle w:val="InternetLink"/>
          </w:rPr>
          <w:t>http://www.pnas.org/cgi/doi/10.1073/pnas.1205750110</w:t>
        </w:r>
      </w:hyperlink>
      <w:r>
        <w:rPr/>
        <w:t xml:space="preserve"> </w:t>
        <w:br/>
        <w:t xml:space="preserve">DOI: </w:t>
      </w:r>
      <w:hyperlink r:id="rId74">
        <w:r>
          <w:rPr>
            <w:rStyle w:val="InternetLink"/>
          </w:rPr>
          <w:t>10.1073/pnas.1205750110</w:t>
        </w:r>
      </w:hyperlink>
    </w:p>
    <w:p>
      <w:pPr>
        <w:pStyle w:val="Bibliography"/>
        <w:rPr/>
      </w:pPr>
      <w:bookmarkStart w:id="109" w:name="ref-ONhNS9aO"/>
      <w:bookmarkStart w:id="110" w:name="ref-1CPIgshmC"/>
      <w:bookmarkEnd w:id="109"/>
      <w:bookmarkEnd w:id="110"/>
      <w:r>
        <w:rPr/>
        <w:t xml:space="preserve">27. </w:t>
      </w:r>
      <w:r>
        <w:rPr>
          <w:b/>
        </w:rPr>
        <w:t>Phylogeography of the second plague pandemic revealed through analysis of historical Yersinia pestis genomes</w:t>
      </w:r>
      <w:r>
        <w:rPr/>
        <w:t xml:space="preserve"> </w:t>
        <w:br/>
        <w:t>Maria A. Spyrou, Marcel Keller, Rezeda I. Tukhbatova, Christiana L. Scheib, Elizabeth A. Nelson, Aida Andrades Valtueña, Gunnar U. Neumann, Don Walker, Amelie Alterauge, Niamh Carty, … Johannes Krause</w:t>
        <w:br/>
      </w:r>
      <w:r>
        <w:rPr>
          <w:i/>
        </w:rPr>
        <w:t>Nature Communications</w:t>
      </w:r>
      <w:r>
        <w:rPr/>
        <w:t xml:space="preserve"> (2019-10-02) </w:t>
      </w:r>
      <w:hyperlink r:id="rId75">
        <w:r>
          <w:rPr>
            <w:rStyle w:val="InternetLink"/>
          </w:rPr>
          <w:t>https://www.nature.com/articles/s41467-019-12154-0</w:t>
        </w:r>
      </w:hyperlink>
      <w:r>
        <w:rPr/>
        <w:t xml:space="preserve"> </w:t>
        <w:br/>
        <w:t xml:space="preserve">DOI: </w:t>
      </w:r>
      <w:hyperlink r:id="rId76">
        <w:r>
          <w:rPr>
            <w:rStyle w:val="InternetLink"/>
          </w:rPr>
          <w:t>10.1038/s41467-019-12154-0</w:t>
        </w:r>
      </w:hyperlink>
    </w:p>
    <w:p>
      <w:pPr>
        <w:pStyle w:val="Heading2"/>
        <w:rPr/>
      </w:pPr>
      <w:bookmarkStart w:id="111" w:name="refs"/>
      <w:bookmarkStart w:id="112" w:name="ref-1CPIgshmC"/>
      <w:bookmarkStart w:id="113" w:name="appendix"/>
      <w:bookmarkEnd w:id="111"/>
      <w:bookmarkEnd w:id="112"/>
      <w:r>
        <w:rPr/>
        <w:t>Appendix</w:t>
      </w:r>
      <w:bookmarkEnd w:id="113"/>
    </w:p>
    <w:p>
      <w:pPr>
        <w:pStyle w:val="Heading3"/>
        <w:rPr/>
      </w:pPr>
      <w:bookmarkStart w:id="114" w:name="plague-detection-1"/>
      <w:r>
        <w:rPr/>
        <w:t>Plague Detection</w:t>
      </w:r>
      <w:bookmarkEnd w:id="114"/>
    </w:p>
    <w:p>
      <w:pPr>
        <w:pStyle w:val="TableCaption"/>
        <w:rPr/>
      </w:pPr>
      <w:bookmarkStart w:id="115" w:name="tbl%3Afalse_positive_summary"/>
      <w:bookmarkEnd w:id="115"/>
      <w:r>
        <w:rPr/>
        <w:t xml:space="preserve">Table 6: Plague false positive summary. </w:t>
      </w:r>
    </w:p>
    <w:tbl>
      <w:tblPr>
        <w:tblStyle w:val="Table"/>
        <w:tblW w:w="9351" w:type="dxa"/>
        <w:jc w:val="left"/>
        <w:tblInd w:w="0" w:type="dxa"/>
        <w:tblCellMar>
          <w:top w:w="0" w:type="dxa"/>
          <w:left w:w="108" w:type="dxa"/>
          <w:bottom w:w="0" w:type="dxa"/>
          <w:right w:w="108" w:type="dxa"/>
        </w:tblCellMar>
        <w:tblLook w:val="07e0" w:noHBand="1" w:noVBand="1" w:firstColumn="1" w:lastRow="1" w:lastColumn="1" w:firstRow="1"/>
      </w:tblPr>
      <w:tblGrid>
        <w:gridCol w:w="1287"/>
        <w:gridCol w:w="1032"/>
        <w:gridCol w:w="1034"/>
        <w:gridCol w:w="638"/>
        <w:gridCol w:w="1091"/>
        <w:gridCol w:w="1068"/>
        <w:gridCol w:w="861"/>
        <w:gridCol w:w="740"/>
        <w:gridCol w:w="738"/>
        <w:gridCol w:w="861"/>
      </w:tblGrid>
      <w:tr>
        <w:trPr>
          <w:cnfStyle w:val="100000000000" w:firstRow="1" w:lastRow="0" w:firstColumn="0" w:lastColumn="0" w:oddVBand="0" w:evenVBand="0" w:oddHBand="0" w:evenHBand="0" w:firstRowFirstColumn="0" w:firstRowLastColumn="0" w:lastRowFirstColumn="0" w:lastRowLastColumn="0"/>
        </w:trPr>
        <w:tc>
          <w:tcPr>
            <w:tcW w:w="1287"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Arch ID</w:t>
            </w:r>
          </w:p>
        </w:tc>
        <w:tc>
          <w:tcPr>
            <w:tcW w:w="1032"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Project ID</w:t>
            </w:r>
          </w:p>
        </w:tc>
        <w:tc>
          <w:tcPr>
            <w:tcW w:w="1034"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Site Code</w:t>
            </w:r>
          </w:p>
        </w:tc>
        <w:tc>
          <w:tcPr>
            <w:tcW w:w="638"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PCR</w:t>
            </w:r>
          </w:p>
        </w:tc>
        <w:tc>
          <w:tcPr>
            <w:tcW w:w="1091"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Human (%)</w:t>
            </w:r>
          </w:p>
        </w:tc>
        <w:tc>
          <w:tcPr>
            <w:tcW w:w="1068"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Plague (%)</w:t>
            </w:r>
          </w:p>
        </w:tc>
        <w:tc>
          <w:tcPr>
            <w:tcW w:w="861" w:type="dxa"/>
            <w:tcBorders>
              <w:bottom w:val="single" w:sz="6" w:space="0" w:color="000000"/>
            </w:tcBorders>
            <w:vAlign w:val="bottom"/>
          </w:tcPr>
          <w:p>
            <w:pPr>
              <w:pStyle w:val="Compact"/>
              <w:spacing w:before="36" w:after="36"/>
              <w:rPr>
                <w:rFonts w:ascii="Arial" w:hAnsi="Arial"/>
                <w:b/>
                <w:b/>
                <w:sz w:val="20"/>
                <w:szCs w:val="20"/>
                <w:lang w:eastAsia="ko-KR"/>
              </w:rPr>
            </w:pPr>
            <w:r>
              <w:rPr>
                <w:b/>
                <w:sz w:val="20"/>
                <w:szCs w:val="20"/>
                <w:lang w:eastAsia="ko-KR"/>
              </w:rPr>
              <w:t>Chrom</w:t>
            </w:r>
          </w:p>
        </w:tc>
        <w:tc>
          <w:tcPr>
            <w:tcW w:w="740" w:type="dxa"/>
            <w:tcBorders>
              <w:bottom w:val="single" w:sz="6" w:space="0" w:color="000000"/>
            </w:tcBorders>
            <w:vAlign w:val="bottom"/>
          </w:tcPr>
          <w:p>
            <w:pPr>
              <w:pStyle w:val="Compact"/>
              <w:spacing w:before="36" w:after="36"/>
              <w:rPr>
                <w:rFonts w:ascii="Arial" w:hAnsi="Arial"/>
                <w:b/>
                <w:b/>
                <w:sz w:val="20"/>
                <w:szCs w:val="20"/>
                <w:lang w:eastAsia="ko-KR"/>
              </w:rPr>
            </w:pPr>
            <w:r>
              <w:rPr>
                <w:b/>
                <w:sz w:val="20"/>
                <w:szCs w:val="20"/>
                <w:lang w:eastAsia="ko-KR"/>
              </w:rPr>
              <w:t>pCD1</w:t>
            </w:r>
          </w:p>
        </w:tc>
        <w:tc>
          <w:tcPr>
            <w:tcW w:w="738" w:type="dxa"/>
            <w:tcBorders>
              <w:bottom w:val="single" w:sz="6" w:space="0" w:color="000000"/>
            </w:tcBorders>
            <w:vAlign w:val="bottom"/>
          </w:tcPr>
          <w:p>
            <w:pPr>
              <w:pStyle w:val="Compact"/>
              <w:spacing w:before="36" w:after="36"/>
              <w:rPr>
                <w:rFonts w:ascii="Arial" w:hAnsi="Arial"/>
                <w:b/>
                <w:b/>
                <w:sz w:val="20"/>
                <w:szCs w:val="20"/>
                <w:lang w:eastAsia="ko-KR"/>
              </w:rPr>
            </w:pPr>
            <w:r>
              <w:rPr>
                <w:b/>
                <w:sz w:val="20"/>
                <w:szCs w:val="20"/>
                <w:lang w:eastAsia="ko-KR"/>
              </w:rPr>
              <w:t>pMT1</w:t>
            </w:r>
          </w:p>
        </w:tc>
        <w:tc>
          <w:tcPr>
            <w:tcW w:w="861" w:type="dxa"/>
            <w:tcBorders>
              <w:bottom w:val="single" w:sz="6" w:space="0" w:color="000000"/>
            </w:tcBorders>
            <w:vAlign w:val="bottom"/>
          </w:tcPr>
          <w:p>
            <w:pPr>
              <w:pStyle w:val="Compact"/>
              <w:spacing w:before="36" w:after="36"/>
              <w:rPr>
                <w:rFonts w:ascii="Arial" w:hAnsi="Arial"/>
                <w:b/>
                <w:b/>
                <w:sz w:val="20"/>
                <w:szCs w:val="20"/>
                <w:lang w:eastAsia="ko-KR"/>
              </w:rPr>
            </w:pPr>
            <w:r>
              <w:rPr>
                <w:b/>
                <w:sz w:val="20"/>
                <w:szCs w:val="20"/>
                <w:lang w:eastAsia="ko-KR"/>
              </w:rPr>
              <w:t>pPCP1</w:t>
            </w:r>
          </w:p>
        </w:tc>
      </w:tr>
      <w:tr>
        <w:trPr/>
        <w:tc>
          <w:tcPr>
            <w:tcW w:w="1287" w:type="dxa"/>
            <w:tcBorders/>
          </w:tcPr>
          <w:p>
            <w:pPr>
              <w:pStyle w:val="Compact"/>
              <w:spacing w:before="36" w:after="36"/>
              <w:jc w:val="center"/>
              <w:rPr>
                <w:sz w:val="20"/>
                <w:szCs w:val="20"/>
                <w:lang w:eastAsia="ko-KR"/>
              </w:rPr>
            </w:pPr>
            <w:r>
              <w:rPr>
                <w:sz w:val="20"/>
                <w:szCs w:val="20"/>
                <w:lang w:eastAsia="ko-KR"/>
              </w:rPr>
              <w:t>G70 x212</w:t>
            </w:r>
          </w:p>
        </w:tc>
        <w:tc>
          <w:tcPr>
            <w:tcW w:w="1032" w:type="dxa"/>
            <w:tcBorders/>
          </w:tcPr>
          <w:p>
            <w:pPr>
              <w:pStyle w:val="Compact"/>
              <w:spacing w:before="36" w:after="36"/>
              <w:jc w:val="center"/>
              <w:rPr>
                <w:sz w:val="20"/>
                <w:szCs w:val="20"/>
                <w:lang w:eastAsia="ko-KR"/>
              </w:rPr>
            </w:pPr>
            <w:r>
              <w:rPr>
                <w:sz w:val="20"/>
                <w:szCs w:val="20"/>
                <w:lang w:eastAsia="ko-KR"/>
              </w:rPr>
              <w:t>R44</w:t>
            </w:r>
          </w:p>
        </w:tc>
        <w:tc>
          <w:tcPr>
            <w:tcW w:w="1034" w:type="dxa"/>
            <w:tcBorders/>
          </w:tcPr>
          <w:p>
            <w:pPr>
              <w:pStyle w:val="Compact"/>
              <w:spacing w:before="36" w:after="36"/>
              <w:jc w:val="center"/>
              <w:rPr>
                <w:sz w:val="20"/>
                <w:szCs w:val="20"/>
                <w:lang w:eastAsia="ko-KR"/>
              </w:rPr>
            </w:pPr>
            <w:r>
              <w:rPr>
                <w:sz w:val="20"/>
                <w:szCs w:val="20"/>
                <w:lang w:eastAsia="ko-KR"/>
              </w:rPr>
              <w:t>ASR 1015</w:t>
            </w:r>
          </w:p>
        </w:tc>
        <w:tc>
          <w:tcPr>
            <w:tcW w:w="638" w:type="dxa"/>
            <w:tcBorders/>
          </w:tcPr>
          <w:p>
            <w:pPr>
              <w:pStyle w:val="Compact"/>
              <w:spacing w:before="36" w:after="36"/>
              <w:jc w:val="center"/>
              <w:rPr>
                <w:sz w:val="20"/>
                <w:szCs w:val="20"/>
                <w:lang w:eastAsia="ko-KR"/>
              </w:rPr>
            </w:pPr>
            <w:r>
              <w:rPr>
                <w:sz w:val="20"/>
                <w:szCs w:val="20"/>
                <w:lang w:eastAsia="ko-KR"/>
              </w:rPr>
              <w:t>3/6</w:t>
            </w:r>
          </w:p>
        </w:tc>
        <w:tc>
          <w:tcPr>
            <w:tcW w:w="1091" w:type="dxa"/>
            <w:tcBorders/>
          </w:tcPr>
          <w:p>
            <w:pPr>
              <w:pStyle w:val="Compact"/>
              <w:spacing w:before="36" w:after="36"/>
              <w:jc w:val="center"/>
              <w:rPr>
                <w:sz w:val="20"/>
                <w:szCs w:val="20"/>
                <w:lang w:eastAsia="ko-KR"/>
              </w:rPr>
            </w:pPr>
            <w:r>
              <w:rPr>
                <w:sz w:val="20"/>
                <w:szCs w:val="20"/>
                <w:lang w:eastAsia="ko-KR"/>
              </w:rPr>
              <w:t>1.48</w:t>
            </w:r>
          </w:p>
        </w:tc>
        <w:tc>
          <w:tcPr>
            <w:tcW w:w="1068" w:type="dxa"/>
            <w:tcBorders/>
          </w:tcPr>
          <w:p>
            <w:pPr>
              <w:pStyle w:val="Compact"/>
              <w:spacing w:before="36" w:after="36"/>
              <w:jc w:val="center"/>
              <w:rPr>
                <w:sz w:val="20"/>
                <w:szCs w:val="20"/>
                <w:lang w:eastAsia="ko-KR"/>
              </w:rPr>
            </w:pPr>
            <w:r>
              <w:rPr>
                <w:sz w:val="20"/>
                <w:szCs w:val="20"/>
                <w:lang w:eastAsia="ko-KR"/>
              </w:rPr>
              <w:t>0.00</w:t>
            </w:r>
          </w:p>
        </w:tc>
        <w:tc>
          <w:tcPr>
            <w:tcW w:w="861" w:type="dxa"/>
            <w:tcBorders/>
          </w:tcPr>
          <w:p>
            <w:pPr>
              <w:pStyle w:val="Compact"/>
              <w:spacing w:before="36" w:after="36"/>
              <w:rPr>
                <w:rFonts w:ascii="Arial" w:hAnsi="Arial"/>
                <w:sz w:val="20"/>
                <w:szCs w:val="20"/>
                <w:lang w:eastAsia="ko-KR"/>
              </w:rPr>
            </w:pPr>
            <w:r>
              <w:rPr>
                <w:sz w:val="20"/>
                <w:szCs w:val="20"/>
                <w:lang w:eastAsia="ko-KR"/>
              </w:rPr>
              <w:t>0.1</w:t>
            </w:r>
          </w:p>
        </w:tc>
        <w:tc>
          <w:tcPr>
            <w:tcW w:w="740" w:type="dxa"/>
            <w:tcBorders/>
          </w:tcPr>
          <w:p>
            <w:pPr>
              <w:pStyle w:val="Compact"/>
              <w:spacing w:before="36" w:after="36"/>
              <w:rPr>
                <w:rFonts w:ascii="Arial" w:hAnsi="Arial"/>
                <w:sz w:val="20"/>
                <w:szCs w:val="20"/>
                <w:lang w:eastAsia="ko-KR"/>
              </w:rPr>
            </w:pPr>
            <w:r>
              <w:rPr>
                <w:sz w:val="20"/>
                <w:szCs w:val="20"/>
                <w:lang w:eastAsia="ko-KR"/>
              </w:rPr>
              <w:t>0.1</w:t>
            </w:r>
          </w:p>
        </w:tc>
        <w:tc>
          <w:tcPr>
            <w:tcW w:w="738" w:type="dxa"/>
            <w:tcBorders/>
          </w:tcPr>
          <w:p>
            <w:pPr>
              <w:pStyle w:val="Compact"/>
              <w:spacing w:before="36" w:after="36"/>
              <w:rPr>
                <w:rFonts w:ascii="Arial" w:hAnsi="Arial"/>
                <w:sz w:val="20"/>
                <w:szCs w:val="20"/>
                <w:lang w:eastAsia="ko-KR"/>
              </w:rPr>
            </w:pPr>
            <w:r>
              <w:rPr>
                <w:sz w:val="20"/>
                <w:szCs w:val="20"/>
                <w:lang w:eastAsia="ko-KR"/>
              </w:rPr>
              <w:t>0.1</w:t>
            </w:r>
          </w:p>
        </w:tc>
        <w:tc>
          <w:tcPr>
            <w:tcW w:w="861" w:type="dxa"/>
            <w:tcBorders/>
          </w:tcPr>
          <w:p>
            <w:pPr>
              <w:pStyle w:val="Compact"/>
              <w:spacing w:before="36" w:after="36"/>
              <w:rPr>
                <w:rFonts w:ascii="Arial" w:hAnsi="Arial"/>
                <w:sz w:val="20"/>
                <w:szCs w:val="20"/>
                <w:lang w:eastAsia="ko-KR"/>
              </w:rPr>
            </w:pPr>
            <w:r>
              <w:rPr>
                <w:sz w:val="20"/>
                <w:szCs w:val="20"/>
                <w:lang w:eastAsia="ko-KR"/>
              </w:rPr>
              <w:t>0.0</w:t>
            </w:r>
          </w:p>
        </w:tc>
      </w:tr>
      <w:tr>
        <w:trPr/>
        <w:tc>
          <w:tcPr>
            <w:tcW w:w="1287" w:type="dxa"/>
            <w:tcBorders/>
          </w:tcPr>
          <w:p>
            <w:pPr>
              <w:pStyle w:val="Compact"/>
              <w:spacing w:before="36" w:after="36"/>
              <w:jc w:val="center"/>
              <w:rPr>
                <w:sz w:val="20"/>
                <w:szCs w:val="20"/>
                <w:lang w:eastAsia="ko-KR"/>
              </w:rPr>
            </w:pPr>
            <w:r>
              <w:rPr>
                <w:sz w:val="20"/>
                <w:szCs w:val="20"/>
                <w:lang w:eastAsia="ko-KR"/>
              </w:rPr>
              <w:t>G860</w:t>
            </w:r>
          </w:p>
        </w:tc>
        <w:tc>
          <w:tcPr>
            <w:tcW w:w="1032" w:type="dxa"/>
            <w:tcBorders/>
          </w:tcPr>
          <w:p>
            <w:pPr>
              <w:pStyle w:val="Compact"/>
              <w:spacing w:before="36" w:after="36"/>
              <w:jc w:val="center"/>
              <w:rPr>
                <w:sz w:val="20"/>
                <w:szCs w:val="20"/>
                <w:lang w:eastAsia="ko-KR"/>
              </w:rPr>
            </w:pPr>
            <w:r>
              <w:rPr>
                <w:sz w:val="20"/>
                <w:szCs w:val="20"/>
                <w:lang w:eastAsia="ko-KR"/>
              </w:rPr>
              <w:t>R39</w:t>
            </w:r>
          </w:p>
        </w:tc>
        <w:tc>
          <w:tcPr>
            <w:tcW w:w="1034" w:type="dxa"/>
            <w:tcBorders/>
          </w:tcPr>
          <w:p>
            <w:pPr>
              <w:pStyle w:val="Compact"/>
              <w:spacing w:before="36" w:after="36"/>
              <w:jc w:val="center"/>
              <w:rPr>
                <w:sz w:val="20"/>
                <w:szCs w:val="20"/>
                <w:lang w:eastAsia="ko-KR"/>
              </w:rPr>
            </w:pPr>
            <w:r>
              <w:rPr>
                <w:sz w:val="20"/>
                <w:szCs w:val="20"/>
                <w:lang w:eastAsia="ko-KR"/>
              </w:rPr>
              <w:t>ASR 1015</w:t>
            </w:r>
          </w:p>
        </w:tc>
        <w:tc>
          <w:tcPr>
            <w:tcW w:w="638" w:type="dxa"/>
            <w:tcBorders/>
          </w:tcPr>
          <w:p>
            <w:pPr>
              <w:pStyle w:val="Compact"/>
              <w:spacing w:before="36" w:after="36"/>
              <w:jc w:val="center"/>
              <w:rPr>
                <w:sz w:val="20"/>
                <w:szCs w:val="20"/>
                <w:lang w:eastAsia="ko-KR"/>
              </w:rPr>
            </w:pPr>
            <w:r>
              <w:rPr>
                <w:sz w:val="20"/>
                <w:szCs w:val="20"/>
                <w:lang w:eastAsia="ko-KR"/>
              </w:rPr>
              <w:t>5/6</w:t>
            </w:r>
          </w:p>
        </w:tc>
        <w:tc>
          <w:tcPr>
            <w:tcW w:w="1091" w:type="dxa"/>
            <w:tcBorders/>
          </w:tcPr>
          <w:p>
            <w:pPr>
              <w:pStyle w:val="Compact"/>
              <w:spacing w:before="36" w:after="36"/>
              <w:jc w:val="center"/>
              <w:rPr>
                <w:sz w:val="20"/>
                <w:szCs w:val="20"/>
                <w:lang w:eastAsia="ko-KR"/>
              </w:rPr>
            </w:pPr>
            <w:r>
              <w:rPr>
                <w:sz w:val="20"/>
                <w:szCs w:val="20"/>
                <w:lang w:eastAsia="ko-KR"/>
              </w:rPr>
              <w:t>0.09</w:t>
            </w:r>
          </w:p>
        </w:tc>
        <w:tc>
          <w:tcPr>
            <w:tcW w:w="1068" w:type="dxa"/>
            <w:tcBorders/>
          </w:tcPr>
          <w:p>
            <w:pPr>
              <w:pStyle w:val="Compact"/>
              <w:spacing w:before="36" w:after="36"/>
              <w:jc w:val="center"/>
              <w:rPr>
                <w:sz w:val="20"/>
                <w:szCs w:val="20"/>
                <w:lang w:eastAsia="ko-KR"/>
              </w:rPr>
            </w:pPr>
            <w:r>
              <w:rPr>
                <w:sz w:val="20"/>
                <w:szCs w:val="20"/>
                <w:lang w:eastAsia="ko-KR"/>
              </w:rPr>
              <w:t>?</w:t>
            </w:r>
          </w:p>
        </w:tc>
        <w:tc>
          <w:tcPr>
            <w:tcW w:w="861" w:type="dxa"/>
            <w:tcBorders/>
          </w:tcPr>
          <w:p>
            <w:pPr>
              <w:pStyle w:val="Compact"/>
              <w:spacing w:before="36" w:after="36"/>
              <w:rPr>
                <w:rFonts w:ascii="Arial" w:hAnsi="Arial"/>
                <w:sz w:val="20"/>
                <w:szCs w:val="20"/>
                <w:lang w:eastAsia="ko-KR"/>
              </w:rPr>
            </w:pPr>
            <w:r>
              <w:rPr>
                <w:sz w:val="20"/>
                <w:szCs w:val="20"/>
                <w:lang w:eastAsia="ko-KR"/>
              </w:rPr>
              <w:t>?</w:t>
            </w:r>
          </w:p>
        </w:tc>
        <w:tc>
          <w:tcPr>
            <w:tcW w:w="740" w:type="dxa"/>
            <w:tcBorders/>
          </w:tcPr>
          <w:p>
            <w:pPr>
              <w:pStyle w:val="Compact"/>
              <w:spacing w:before="36" w:after="36"/>
              <w:rPr>
                <w:rFonts w:ascii="Arial" w:hAnsi="Arial"/>
                <w:sz w:val="20"/>
                <w:szCs w:val="20"/>
                <w:lang w:eastAsia="ko-KR"/>
              </w:rPr>
            </w:pPr>
            <w:r>
              <w:rPr>
                <w:sz w:val="20"/>
                <w:szCs w:val="20"/>
                <w:lang w:eastAsia="ko-KR"/>
              </w:rPr>
              <w:t>?</w:t>
            </w:r>
          </w:p>
        </w:tc>
        <w:tc>
          <w:tcPr>
            <w:tcW w:w="738" w:type="dxa"/>
            <w:tcBorders/>
          </w:tcPr>
          <w:p>
            <w:pPr>
              <w:pStyle w:val="Compact"/>
              <w:spacing w:before="36" w:after="36"/>
              <w:rPr>
                <w:rFonts w:ascii="Arial" w:hAnsi="Arial"/>
                <w:sz w:val="20"/>
                <w:szCs w:val="20"/>
                <w:lang w:eastAsia="ko-KR"/>
              </w:rPr>
            </w:pPr>
            <w:r>
              <w:rPr>
                <w:sz w:val="20"/>
                <w:szCs w:val="20"/>
                <w:lang w:eastAsia="ko-KR"/>
              </w:rPr>
              <w:t>?</w:t>
            </w:r>
          </w:p>
        </w:tc>
        <w:tc>
          <w:tcPr>
            <w:tcW w:w="861" w:type="dxa"/>
            <w:tcBorders/>
          </w:tcPr>
          <w:p>
            <w:pPr>
              <w:pStyle w:val="Compact"/>
              <w:spacing w:before="36" w:after="36"/>
              <w:rPr>
                <w:rFonts w:ascii="Arial" w:hAnsi="Arial"/>
                <w:sz w:val="20"/>
                <w:szCs w:val="20"/>
                <w:lang w:eastAsia="ko-KR"/>
              </w:rPr>
            </w:pPr>
            <w:r>
              <w:rPr>
                <w:sz w:val="20"/>
                <w:szCs w:val="20"/>
                <w:lang w:eastAsia="ko-KR"/>
              </w:rPr>
              <w:t>?</w:t>
            </w:r>
          </w:p>
        </w:tc>
      </w:tr>
      <w:tr>
        <w:trPr/>
        <w:tc>
          <w:tcPr>
            <w:tcW w:w="1287" w:type="dxa"/>
            <w:tcBorders/>
          </w:tcPr>
          <w:p>
            <w:pPr>
              <w:pStyle w:val="Compact"/>
              <w:spacing w:before="36" w:after="36"/>
              <w:jc w:val="center"/>
              <w:rPr>
                <w:sz w:val="20"/>
                <w:szCs w:val="20"/>
                <w:lang w:eastAsia="ko-KR"/>
              </w:rPr>
            </w:pPr>
            <w:r>
              <w:rPr>
                <w:sz w:val="20"/>
                <w:szCs w:val="20"/>
                <w:lang w:eastAsia="ko-KR"/>
              </w:rPr>
              <w:t>G364</w:t>
            </w:r>
          </w:p>
        </w:tc>
        <w:tc>
          <w:tcPr>
            <w:tcW w:w="1032" w:type="dxa"/>
            <w:tcBorders/>
          </w:tcPr>
          <w:p>
            <w:pPr>
              <w:pStyle w:val="Compact"/>
              <w:spacing w:before="36" w:after="36"/>
              <w:jc w:val="center"/>
              <w:rPr>
                <w:sz w:val="20"/>
                <w:szCs w:val="20"/>
                <w:lang w:eastAsia="ko-KR"/>
              </w:rPr>
            </w:pPr>
            <w:r>
              <w:rPr>
                <w:sz w:val="20"/>
                <w:szCs w:val="20"/>
                <w:lang w:eastAsia="ko-KR"/>
              </w:rPr>
              <w:t>R43</w:t>
            </w:r>
          </w:p>
        </w:tc>
        <w:tc>
          <w:tcPr>
            <w:tcW w:w="1034" w:type="dxa"/>
            <w:tcBorders/>
          </w:tcPr>
          <w:p>
            <w:pPr>
              <w:pStyle w:val="Compact"/>
              <w:spacing w:before="36" w:after="36"/>
              <w:jc w:val="center"/>
              <w:rPr>
                <w:sz w:val="20"/>
                <w:szCs w:val="20"/>
                <w:lang w:eastAsia="ko-KR"/>
              </w:rPr>
            </w:pPr>
            <w:r>
              <w:rPr>
                <w:sz w:val="20"/>
                <w:szCs w:val="20"/>
                <w:lang w:eastAsia="ko-KR"/>
              </w:rPr>
              <w:t>ASR 1015</w:t>
            </w:r>
          </w:p>
        </w:tc>
        <w:tc>
          <w:tcPr>
            <w:tcW w:w="638" w:type="dxa"/>
            <w:tcBorders/>
          </w:tcPr>
          <w:p>
            <w:pPr>
              <w:pStyle w:val="Compact"/>
              <w:spacing w:before="36" w:after="36"/>
              <w:jc w:val="center"/>
              <w:rPr>
                <w:sz w:val="20"/>
                <w:szCs w:val="20"/>
                <w:lang w:eastAsia="ko-KR"/>
              </w:rPr>
            </w:pPr>
            <w:r>
              <w:rPr>
                <w:sz w:val="20"/>
                <w:szCs w:val="20"/>
                <w:lang w:eastAsia="ko-KR"/>
              </w:rPr>
              <w:t>4/6</w:t>
            </w:r>
          </w:p>
        </w:tc>
        <w:tc>
          <w:tcPr>
            <w:tcW w:w="1091" w:type="dxa"/>
            <w:tcBorders/>
          </w:tcPr>
          <w:p>
            <w:pPr>
              <w:pStyle w:val="Compact"/>
              <w:spacing w:before="36" w:after="36"/>
              <w:jc w:val="center"/>
              <w:rPr>
                <w:sz w:val="20"/>
                <w:szCs w:val="20"/>
                <w:lang w:eastAsia="ko-KR"/>
              </w:rPr>
            </w:pPr>
            <w:r>
              <w:rPr>
                <w:sz w:val="20"/>
                <w:szCs w:val="20"/>
                <w:lang w:eastAsia="ko-KR"/>
              </w:rPr>
              <w:t>?</w:t>
            </w:r>
          </w:p>
        </w:tc>
        <w:tc>
          <w:tcPr>
            <w:tcW w:w="1068" w:type="dxa"/>
            <w:tcBorders/>
          </w:tcPr>
          <w:p>
            <w:pPr>
              <w:pStyle w:val="Compact"/>
              <w:spacing w:before="36" w:after="36"/>
              <w:jc w:val="center"/>
              <w:rPr>
                <w:sz w:val="20"/>
                <w:szCs w:val="20"/>
                <w:lang w:eastAsia="ko-KR"/>
              </w:rPr>
            </w:pPr>
            <w:r>
              <w:rPr>
                <w:sz w:val="20"/>
                <w:szCs w:val="20"/>
                <w:lang w:eastAsia="ko-KR"/>
              </w:rPr>
              <w:t>?</w:t>
            </w:r>
          </w:p>
        </w:tc>
        <w:tc>
          <w:tcPr>
            <w:tcW w:w="861" w:type="dxa"/>
            <w:tcBorders/>
          </w:tcPr>
          <w:p>
            <w:pPr>
              <w:pStyle w:val="Compact"/>
              <w:spacing w:before="36" w:after="36"/>
              <w:rPr>
                <w:rFonts w:ascii="Arial" w:hAnsi="Arial"/>
                <w:sz w:val="20"/>
                <w:szCs w:val="20"/>
                <w:lang w:eastAsia="ko-KR"/>
              </w:rPr>
            </w:pPr>
            <w:r>
              <w:rPr>
                <w:sz w:val="20"/>
                <w:szCs w:val="20"/>
                <w:lang w:eastAsia="ko-KR"/>
              </w:rPr>
              <w:t>?</w:t>
            </w:r>
          </w:p>
        </w:tc>
        <w:tc>
          <w:tcPr>
            <w:tcW w:w="740" w:type="dxa"/>
            <w:tcBorders/>
          </w:tcPr>
          <w:p>
            <w:pPr>
              <w:pStyle w:val="Compact"/>
              <w:spacing w:before="36" w:after="36"/>
              <w:rPr>
                <w:rFonts w:ascii="Arial" w:hAnsi="Arial"/>
                <w:sz w:val="20"/>
                <w:szCs w:val="20"/>
                <w:lang w:eastAsia="ko-KR"/>
              </w:rPr>
            </w:pPr>
            <w:r>
              <w:rPr>
                <w:sz w:val="20"/>
                <w:szCs w:val="20"/>
                <w:lang w:eastAsia="ko-KR"/>
              </w:rPr>
              <w:t>?</w:t>
            </w:r>
          </w:p>
        </w:tc>
        <w:tc>
          <w:tcPr>
            <w:tcW w:w="738" w:type="dxa"/>
            <w:tcBorders/>
          </w:tcPr>
          <w:p>
            <w:pPr>
              <w:pStyle w:val="Compact"/>
              <w:spacing w:before="36" w:after="36"/>
              <w:rPr>
                <w:rFonts w:ascii="Arial" w:hAnsi="Arial"/>
                <w:sz w:val="20"/>
                <w:szCs w:val="20"/>
                <w:lang w:eastAsia="ko-KR"/>
              </w:rPr>
            </w:pPr>
            <w:r>
              <w:rPr>
                <w:sz w:val="20"/>
                <w:szCs w:val="20"/>
                <w:lang w:eastAsia="ko-KR"/>
              </w:rPr>
              <w:t>?</w:t>
            </w:r>
          </w:p>
        </w:tc>
        <w:tc>
          <w:tcPr>
            <w:tcW w:w="861" w:type="dxa"/>
            <w:tcBorders/>
          </w:tcPr>
          <w:p>
            <w:pPr>
              <w:pStyle w:val="Compact"/>
              <w:spacing w:before="36" w:after="36"/>
              <w:rPr>
                <w:rFonts w:ascii="Arial" w:hAnsi="Arial"/>
                <w:sz w:val="20"/>
                <w:szCs w:val="20"/>
                <w:lang w:eastAsia="ko-KR"/>
              </w:rPr>
            </w:pPr>
            <w:r>
              <w:rPr>
                <w:sz w:val="20"/>
                <w:szCs w:val="20"/>
                <w:lang w:eastAsia="ko-KR"/>
              </w:rPr>
              <w:t>?</w:t>
            </w:r>
          </w:p>
        </w:tc>
      </w:tr>
      <w:tr>
        <w:trPr/>
        <w:tc>
          <w:tcPr>
            <w:tcW w:w="1287" w:type="dxa"/>
            <w:tcBorders/>
          </w:tcPr>
          <w:p>
            <w:pPr>
              <w:pStyle w:val="Compact"/>
              <w:spacing w:before="36" w:after="36"/>
              <w:jc w:val="center"/>
              <w:rPr>
                <w:sz w:val="20"/>
                <w:szCs w:val="20"/>
                <w:lang w:eastAsia="ko-KR"/>
              </w:rPr>
            </w:pPr>
            <w:r>
              <w:rPr>
                <w:sz w:val="20"/>
                <w:szCs w:val="20"/>
                <w:lang w:eastAsia="ko-KR"/>
              </w:rPr>
              <w:t>K1167 x1167</w:t>
            </w:r>
          </w:p>
        </w:tc>
        <w:tc>
          <w:tcPr>
            <w:tcW w:w="1032" w:type="dxa"/>
            <w:tcBorders/>
          </w:tcPr>
          <w:p>
            <w:pPr>
              <w:pStyle w:val="Compact"/>
              <w:spacing w:before="36" w:after="36"/>
              <w:jc w:val="center"/>
              <w:rPr>
                <w:sz w:val="20"/>
                <w:szCs w:val="20"/>
                <w:lang w:eastAsia="ko-KR"/>
              </w:rPr>
            </w:pPr>
            <w:r>
              <w:rPr>
                <w:sz w:val="20"/>
                <w:szCs w:val="20"/>
                <w:lang w:eastAsia="ko-KR"/>
              </w:rPr>
              <w:t>P235</w:t>
            </w:r>
          </w:p>
        </w:tc>
        <w:tc>
          <w:tcPr>
            <w:tcW w:w="1034" w:type="dxa"/>
            <w:tcBorders/>
          </w:tcPr>
          <w:p>
            <w:pPr>
              <w:pStyle w:val="Compact"/>
              <w:spacing w:before="36" w:after="36"/>
              <w:jc w:val="center"/>
              <w:rPr>
                <w:sz w:val="20"/>
                <w:szCs w:val="20"/>
                <w:lang w:eastAsia="ko-KR"/>
              </w:rPr>
            </w:pPr>
            <w:r>
              <w:rPr>
                <w:sz w:val="20"/>
                <w:szCs w:val="20"/>
                <w:lang w:eastAsia="ko-KR"/>
              </w:rPr>
              <w:t>ASR 13 II</w:t>
            </w:r>
          </w:p>
        </w:tc>
        <w:tc>
          <w:tcPr>
            <w:tcW w:w="638" w:type="dxa"/>
            <w:tcBorders/>
          </w:tcPr>
          <w:p>
            <w:pPr>
              <w:pStyle w:val="Compact"/>
              <w:spacing w:before="36" w:after="36"/>
              <w:jc w:val="center"/>
              <w:rPr>
                <w:sz w:val="20"/>
                <w:szCs w:val="20"/>
                <w:lang w:eastAsia="ko-KR"/>
              </w:rPr>
            </w:pPr>
            <w:r>
              <w:rPr>
                <w:sz w:val="20"/>
                <w:szCs w:val="20"/>
                <w:lang w:eastAsia="ko-KR"/>
              </w:rPr>
              <w:t>3/6</w:t>
            </w:r>
          </w:p>
        </w:tc>
        <w:tc>
          <w:tcPr>
            <w:tcW w:w="1091" w:type="dxa"/>
            <w:tcBorders/>
          </w:tcPr>
          <w:p>
            <w:pPr>
              <w:pStyle w:val="Compact"/>
              <w:spacing w:before="36" w:after="36"/>
              <w:jc w:val="center"/>
              <w:rPr>
                <w:sz w:val="20"/>
                <w:szCs w:val="20"/>
                <w:lang w:eastAsia="ko-KR"/>
              </w:rPr>
            </w:pPr>
            <w:r>
              <w:rPr>
                <w:sz w:val="20"/>
                <w:szCs w:val="20"/>
                <w:lang w:eastAsia="ko-KR"/>
              </w:rPr>
              <w:t>?</w:t>
            </w:r>
          </w:p>
        </w:tc>
        <w:tc>
          <w:tcPr>
            <w:tcW w:w="1068" w:type="dxa"/>
            <w:tcBorders/>
          </w:tcPr>
          <w:p>
            <w:pPr>
              <w:pStyle w:val="Compact"/>
              <w:spacing w:before="36" w:after="36"/>
              <w:jc w:val="center"/>
              <w:rPr>
                <w:sz w:val="20"/>
                <w:szCs w:val="20"/>
                <w:lang w:eastAsia="ko-KR"/>
              </w:rPr>
            </w:pPr>
            <w:r>
              <w:rPr>
                <w:sz w:val="20"/>
                <w:szCs w:val="20"/>
                <w:lang w:eastAsia="ko-KR"/>
              </w:rPr>
              <w:t>?</w:t>
            </w:r>
          </w:p>
        </w:tc>
        <w:tc>
          <w:tcPr>
            <w:tcW w:w="861" w:type="dxa"/>
            <w:tcBorders/>
          </w:tcPr>
          <w:p>
            <w:pPr>
              <w:pStyle w:val="Compact"/>
              <w:spacing w:before="36" w:after="36"/>
              <w:rPr>
                <w:rFonts w:ascii="Arial" w:hAnsi="Arial"/>
                <w:sz w:val="20"/>
                <w:szCs w:val="20"/>
                <w:lang w:eastAsia="ko-KR"/>
              </w:rPr>
            </w:pPr>
            <w:r>
              <w:rPr>
                <w:sz w:val="20"/>
                <w:szCs w:val="20"/>
                <w:lang w:eastAsia="ko-KR"/>
              </w:rPr>
              <w:t>?</w:t>
            </w:r>
          </w:p>
        </w:tc>
        <w:tc>
          <w:tcPr>
            <w:tcW w:w="740" w:type="dxa"/>
            <w:tcBorders/>
          </w:tcPr>
          <w:p>
            <w:pPr>
              <w:pStyle w:val="Compact"/>
              <w:spacing w:before="36" w:after="36"/>
              <w:rPr>
                <w:rFonts w:ascii="Arial" w:hAnsi="Arial"/>
                <w:sz w:val="20"/>
                <w:szCs w:val="20"/>
                <w:lang w:eastAsia="ko-KR"/>
              </w:rPr>
            </w:pPr>
            <w:r>
              <w:rPr>
                <w:sz w:val="20"/>
                <w:szCs w:val="20"/>
                <w:lang w:eastAsia="ko-KR"/>
              </w:rPr>
              <w:t>?</w:t>
            </w:r>
          </w:p>
        </w:tc>
        <w:tc>
          <w:tcPr>
            <w:tcW w:w="738" w:type="dxa"/>
            <w:tcBorders/>
          </w:tcPr>
          <w:p>
            <w:pPr>
              <w:pStyle w:val="Compact"/>
              <w:spacing w:before="36" w:after="36"/>
              <w:rPr>
                <w:rFonts w:ascii="Arial" w:hAnsi="Arial"/>
                <w:sz w:val="20"/>
                <w:szCs w:val="20"/>
                <w:lang w:eastAsia="ko-KR"/>
              </w:rPr>
            </w:pPr>
            <w:r>
              <w:rPr>
                <w:sz w:val="20"/>
                <w:szCs w:val="20"/>
                <w:lang w:eastAsia="ko-KR"/>
              </w:rPr>
              <w:t>?</w:t>
            </w:r>
          </w:p>
        </w:tc>
        <w:tc>
          <w:tcPr>
            <w:tcW w:w="861" w:type="dxa"/>
            <w:tcBorders/>
          </w:tcPr>
          <w:p>
            <w:pPr>
              <w:pStyle w:val="Compact"/>
              <w:spacing w:before="36" w:after="36"/>
              <w:rPr>
                <w:rFonts w:ascii="Arial" w:hAnsi="Arial"/>
                <w:sz w:val="20"/>
                <w:szCs w:val="20"/>
                <w:lang w:eastAsia="ko-KR"/>
              </w:rPr>
            </w:pPr>
            <w:r>
              <w:rPr>
                <w:sz w:val="20"/>
                <w:szCs w:val="20"/>
                <w:lang w:eastAsia="ko-KR"/>
              </w:rPr>
              <w:t>?</w:t>
            </w:r>
          </w:p>
        </w:tc>
      </w:tr>
      <w:tr>
        <w:trPr/>
        <w:tc>
          <w:tcPr>
            <w:tcW w:w="1287" w:type="dxa"/>
            <w:tcBorders/>
          </w:tcPr>
          <w:p>
            <w:pPr>
              <w:pStyle w:val="Compact"/>
              <w:spacing w:before="36" w:after="36"/>
              <w:jc w:val="center"/>
              <w:rPr>
                <w:sz w:val="20"/>
                <w:szCs w:val="20"/>
                <w:lang w:eastAsia="ko-KR"/>
              </w:rPr>
            </w:pPr>
            <w:r>
              <w:rPr>
                <w:sz w:val="20"/>
                <w:szCs w:val="20"/>
                <w:lang w:eastAsia="ko-KR"/>
              </w:rPr>
              <w:t>A21 x23</w:t>
            </w:r>
          </w:p>
        </w:tc>
        <w:tc>
          <w:tcPr>
            <w:tcW w:w="1032" w:type="dxa"/>
            <w:tcBorders/>
          </w:tcPr>
          <w:p>
            <w:pPr>
              <w:pStyle w:val="Compact"/>
              <w:spacing w:before="36" w:after="36"/>
              <w:jc w:val="center"/>
              <w:rPr>
                <w:sz w:val="20"/>
                <w:szCs w:val="20"/>
                <w:lang w:eastAsia="ko-KR"/>
              </w:rPr>
            </w:pPr>
            <w:r>
              <w:rPr>
                <w:sz w:val="20"/>
                <w:szCs w:val="20"/>
                <w:lang w:eastAsia="ko-KR"/>
              </w:rPr>
              <w:t>D25</w:t>
            </w:r>
          </w:p>
        </w:tc>
        <w:tc>
          <w:tcPr>
            <w:tcW w:w="1034" w:type="dxa"/>
            <w:tcBorders/>
          </w:tcPr>
          <w:p>
            <w:pPr>
              <w:pStyle w:val="Compact"/>
              <w:spacing w:before="36" w:after="36"/>
              <w:jc w:val="center"/>
              <w:rPr>
                <w:sz w:val="20"/>
                <w:szCs w:val="20"/>
                <w:lang w:eastAsia="ko-KR"/>
              </w:rPr>
            </w:pPr>
            <w:r>
              <w:rPr>
                <w:sz w:val="20"/>
                <w:szCs w:val="20"/>
                <w:lang w:eastAsia="ko-KR"/>
              </w:rPr>
              <w:t>ØHM 1247</w:t>
            </w:r>
          </w:p>
        </w:tc>
        <w:tc>
          <w:tcPr>
            <w:tcW w:w="638" w:type="dxa"/>
            <w:tcBorders/>
          </w:tcPr>
          <w:p>
            <w:pPr>
              <w:pStyle w:val="Compact"/>
              <w:spacing w:before="36" w:after="36"/>
              <w:jc w:val="center"/>
              <w:rPr>
                <w:sz w:val="20"/>
                <w:szCs w:val="20"/>
                <w:lang w:eastAsia="ko-KR"/>
              </w:rPr>
            </w:pPr>
            <w:r>
              <w:rPr>
                <w:sz w:val="20"/>
                <w:szCs w:val="20"/>
                <w:lang w:eastAsia="ko-KR"/>
              </w:rPr>
              <w:t>4/6</w:t>
            </w:r>
          </w:p>
        </w:tc>
        <w:tc>
          <w:tcPr>
            <w:tcW w:w="1091" w:type="dxa"/>
            <w:tcBorders/>
          </w:tcPr>
          <w:p>
            <w:pPr>
              <w:pStyle w:val="Compact"/>
              <w:spacing w:before="36" w:after="36"/>
              <w:jc w:val="center"/>
              <w:rPr>
                <w:sz w:val="20"/>
                <w:szCs w:val="20"/>
                <w:lang w:eastAsia="ko-KR"/>
              </w:rPr>
            </w:pPr>
            <w:r>
              <w:rPr>
                <w:sz w:val="20"/>
                <w:szCs w:val="20"/>
                <w:lang w:eastAsia="ko-KR"/>
              </w:rPr>
              <w:t>0.01</w:t>
            </w:r>
          </w:p>
        </w:tc>
        <w:tc>
          <w:tcPr>
            <w:tcW w:w="1068" w:type="dxa"/>
            <w:tcBorders/>
          </w:tcPr>
          <w:p>
            <w:pPr>
              <w:pStyle w:val="Compact"/>
              <w:spacing w:before="36" w:after="36"/>
              <w:jc w:val="center"/>
              <w:rPr>
                <w:sz w:val="20"/>
                <w:szCs w:val="20"/>
                <w:lang w:eastAsia="ko-KR"/>
              </w:rPr>
            </w:pPr>
            <w:r>
              <w:rPr>
                <w:sz w:val="20"/>
                <w:szCs w:val="20"/>
                <w:lang w:eastAsia="ko-KR"/>
              </w:rPr>
              <w:t>0.00</w:t>
            </w:r>
          </w:p>
        </w:tc>
        <w:tc>
          <w:tcPr>
            <w:tcW w:w="861" w:type="dxa"/>
            <w:tcBorders/>
          </w:tcPr>
          <w:p>
            <w:pPr>
              <w:pStyle w:val="Compact"/>
              <w:spacing w:before="36" w:after="36"/>
              <w:rPr>
                <w:rFonts w:ascii="Arial" w:hAnsi="Arial"/>
                <w:sz w:val="20"/>
                <w:szCs w:val="20"/>
                <w:lang w:eastAsia="ko-KR"/>
              </w:rPr>
            </w:pPr>
            <w:r>
              <w:rPr>
                <w:sz w:val="20"/>
                <w:szCs w:val="20"/>
                <w:lang w:eastAsia="ko-KR"/>
              </w:rPr>
              <w:t>0.05</w:t>
            </w:r>
          </w:p>
        </w:tc>
        <w:tc>
          <w:tcPr>
            <w:tcW w:w="740" w:type="dxa"/>
            <w:tcBorders/>
          </w:tcPr>
          <w:p>
            <w:pPr>
              <w:pStyle w:val="Compact"/>
              <w:spacing w:before="36" w:after="36"/>
              <w:rPr>
                <w:rFonts w:ascii="Arial" w:hAnsi="Arial"/>
                <w:sz w:val="20"/>
                <w:szCs w:val="20"/>
                <w:lang w:eastAsia="ko-KR"/>
              </w:rPr>
            </w:pPr>
            <w:r>
              <w:rPr>
                <w:sz w:val="20"/>
                <w:szCs w:val="20"/>
                <w:lang w:eastAsia="ko-KR"/>
              </w:rPr>
              <w:t>0.1</w:t>
            </w:r>
          </w:p>
        </w:tc>
        <w:tc>
          <w:tcPr>
            <w:tcW w:w="738" w:type="dxa"/>
            <w:tcBorders/>
          </w:tcPr>
          <w:p>
            <w:pPr>
              <w:pStyle w:val="Compact"/>
              <w:spacing w:before="36" w:after="36"/>
              <w:rPr>
                <w:rFonts w:ascii="Arial" w:hAnsi="Arial"/>
                <w:sz w:val="20"/>
                <w:szCs w:val="20"/>
                <w:lang w:eastAsia="ko-KR"/>
              </w:rPr>
            </w:pPr>
            <w:r>
              <w:rPr>
                <w:sz w:val="20"/>
                <w:szCs w:val="20"/>
                <w:lang w:eastAsia="ko-KR"/>
              </w:rPr>
              <w:t>0.0</w:t>
            </w:r>
          </w:p>
        </w:tc>
        <w:tc>
          <w:tcPr>
            <w:tcW w:w="861" w:type="dxa"/>
            <w:tcBorders/>
          </w:tcPr>
          <w:p>
            <w:pPr>
              <w:pStyle w:val="Compact"/>
              <w:spacing w:before="36" w:after="36"/>
              <w:rPr>
                <w:rFonts w:ascii="Arial" w:hAnsi="Arial"/>
                <w:sz w:val="20"/>
                <w:szCs w:val="20"/>
                <w:lang w:eastAsia="ko-KR"/>
              </w:rPr>
            </w:pPr>
            <w:r>
              <w:rPr>
                <w:sz w:val="20"/>
                <w:szCs w:val="20"/>
                <w:lang w:eastAsia="ko-KR"/>
              </w:rPr>
              <w:t>0.0</w:t>
            </w:r>
          </w:p>
        </w:tc>
      </w:tr>
      <w:tr>
        <w:trPr/>
        <w:tc>
          <w:tcPr>
            <w:tcW w:w="1287" w:type="dxa"/>
            <w:tcBorders/>
          </w:tcPr>
          <w:p>
            <w:pPr>
              <w:pStyle w:val="Compact"/>
              <w:spacing w:before="36" w:after="36"/>
              <w:jc w:val="center"/>
              <w:rPr>
                <w:sz w:val="20"/>
                <w:szCs w:val="20"/>
                <w:lang w:eastAsia="ko-KR"/>
              </w:rPr>
            </w:pPr>
            <w:r>
              <w:rPr>
                <w:sz w:val="20"/>
                <w:szCs w:val="20"/>
                <w:lang w:eastAsia="ko-KR"/>
              </w:rPr>
              <w:t>G260 K539 x876</w:t>
            </w:r>
          </w:p>
        </w:tc>
        <w:tc>
          <w:tcPr>
            <w:tcW w:w="1032" w:type="dxa"/>
            <w:tcBorders/>
          </w:tcPr>
          <w:p>
            <w:pPr>
              <w:pStyle w:val="Compact"/>
              <w:spacing w:before="36" w:after="36"/>
              <w:jc w:val="center"/>
              <w:rPr>
                <w:sz w:val="20"/>
                <w:szCs w:val="20"/>
                <w:lang w:eastAsia="ko-KR"/>
              </w:rPr>
            </w:pPr>
            <w:r>
              <w:rPr>
                <w:sz w:val="20"/>
                <w:szCs w:val="20"/>
                <w:lang w:eastAsia="ko-KR"/>
              </w:rPr>
              <w:t>R27</w:t>
            </w:r>
          </w:p>
        </w:tc>
        <w:tc>
          <w:tcPr>
            <w:tcW w:w="1034" w:type="dxa"/>
            <w:tcBorders/>
          </w:tcPr>
          <w:p>
            <w:pPr>
              <w:pStyle w:val="Compact"/>
              <w:spacing w:before="36" w:after="36"/>
              <w:jc w:val="center"/>
              <w:rPr>
                <w:sz w:val="20"/>
                <w:szCs w:val="20"/>
                <w:lang w:eastAsia="ko-KR"/>
              </w:rPr>
            </w:pPr>
            <w:r>
              <w:rPr>
                <w:sz w:val="20"/>
                <w:szCs w:val="20"/>
                <w:lang w:eastAsia="ko-KR"/>
              </w:rPr>
              <w:t>VSM 09264</w:t>
            </w:r>
          </w:p>
        </w:tc>
        <w:tc>
          <w:tcPr>
            <w:tcW w:w="638" w:type="dxa"/>
            <w:tcBorders/>
          </w:tcPr>
          <w:p>
            <w:pPr>
              <w:pStyle w:val="Compact"/>
              <w:spacing w:before="36" w:after="36"/>
              <w:jc w:val="center"/>
              <w:rPr>
                <w:sz w:val="20"/>
                <w:szCs w:val="20"/>
                <w:lang w:eastAsia="ko-KR"/>
              </w:rPr>
            </w:pPr>
            <w:r>
              <w:rPr>
                <w:sz w:val="20"/>
                <w:szCs w:val="20"/>
                <w:lang w:eastAsia="ko-KR"/>
              </w:rPr>
              <w:t>3/6</w:t>
            </w:r>
          </w:p>
        </w:tc>
        <w:tc>
          <w:tcPr>
            <w:tcW w:w="1091" w:type="dxa"/>
            <w:tcBorders/>
          </w:tcPr>
          <w:p>
            <w:pPr>
              <w:pStyle w:val="Compact"/>
              <w:spacing w:before="36" w:after="36"/>
              <w:jc w:val="center"/>
              <w:rPr>
                <w:sz w:val="20"/>
                <w:szCs w:val="20"/>
                <w:lang w:eastAsia="ko-KR"/>
              </w:rPr>
            </w:pPr>
            <w:r>
              <w:rPr>
                <w:sz w:val="20"/>
                <w:szCs w:val="20"/>
                <w:lang w:eastAsia="ko-KR"/>
              </w:rPr>
              <w:t>?</w:t>
            </w:r>
          </w:p>
        </w:tc>
        <w:tc>
          <w:tcPr>
            <w:tcW w:w="1068" w:type="dxa"/>
            <w:tcBorders/>
          </w:tcPr>
          <w:p>
            <w:pPr>
              <w:pStyle w:val="Compact"/>
              <w:spacing w:before="36" w:after="36"/>
              <w:jc w:val="center"/>
              <w:rPr>
                <w:sz w:val="20"/>
                <w:szCs w:val="20"/>
                <w:lang w:eastAsia="ko-KR"/>
              </w:rPr>
            </w:pPr>
            <w:r>
              <w:rPr>
                <w:sz w:val="20"/>
                <w:szCs w:val="20"/>
                <w:lang w:eastAsia="ko-KR"/>
              </w:rPr>
              <w:t>?</w:t>
            </w:r>
          </w:p>
        </w:tc>
        <w:tc>
          <w:tcPr>
            <w:tcW w:w="861" w:type="dxa"/>
            <w:tcBorders/>
          </w:tcPr>
          <w:p>
            <w:pPr>
              <w:pStyle w:val="Compact"/>
              <w:spacing w:before="36" w:after="36"/>
              <w:rPr>
                <w:rFonts w:ascii="Arial" w:hAnsi="Arial"/>
                <w:sz w:val="20"/>
                <w:szCs w:val="20"/>
                <w:lang w:eastAsia="ko-KR"/>
              </w:rPr>
            </w:pPr>
            <w:r>
              <w:rPr>
                <w:sz w:val="20"/>
                <w:szCs w:val="20"/>
                <w:lang w:eastAsia="ko-KR"/>
              </w:rPr>
              <w:t>?</w:t>
            </w:r>
          </w:p>
        </w:tc>
        <w:tc>
          <w:tcPr>
            <w:tcW w:w="740" w:type="dxa"/>
            <w:tcBorders/>
          </w:tcPr>
          <w:p>
            <w:pPr>
              <w:pStyle w:val="Compact"/>
              <w:spacing w:before="36" w:after="36"/>
              <w:rPr>
                <w:rFonts w:ascii="Arial" w:hAnsi="Arial"/>
                <w:sz w:val="20"/>
                <w:szCs w:val="20"/>
                <w:lang w:eastAsia="ko-KR"/>
              </w:rPr>
            </w:pPr>
            <w:r>
              <w:rPr>
                <w:sz w:val="20"/>
                <w:szCs w:val="20"/>
                <w:lang w:eastAsia="ko-KR"/>
              </w:rPr>
              <w:t>?</w:t>
            </w:r>
          </w:p>
        </w:tc>
        <w:tc>
          <w:tcPr>
            <w:tcW w:w="738" w:type="dxa"/>
            <w:tcBorders/>
          </w:tcPr>
          <w:p>
            <w:pPr>
              <w:pStyle w:val="Compact"/>
              <w:spacing w:before="36" w:after="36"/>
              <w:rPr>
                <w:rFonts w:ascii="Arial" w:hAnsi="Arial"/>
                <w:sz w:val="20"/>
                <w:szCs w:val="20"/>
                <w:lang w:eastAsia="ko-KR"/>
              </w:rPr>
            </w:pPr>
            <w:r>
              <w:rPr>
                <w:sz w:val="20"/>
                <w:szCs w:val="20"/>
                <w:lang w:eastAsia="ko-KR"/>
              </w:rPr>
              <w:t>?</w:t>
            </w:r>
          </w:p>
        </w:tc>
        <w:tc>
          <w:tcPr>
            <w:tcW w:w="861" w:type="dxa"/>
            <w:tcBorders/>
          </w:tcPr>
          <w:p>
            <w:pPr>
              <w:pStyle w:val="Compact"/>
              <w:spacing w:before="36" w:after="36"/>
              <w:rPr>
                <w:rFonts w:ascii="Arial" w:hAnsi="Arial"/>
                <w:sz w:val="20"/>
                <w:szCs w:val="20"/>
                <w:lang w:eastAsia="ko-KR"/>
              </w:rPr>
            </w:pPr>
            <w:r>
              <w:rPr>
                <w:sz w:val="20"/>
                <w:szCs w:val="20"/>
                <w:lang w:eastAsia="ko-KR"/>
              </w:rPr>
              <w:t>?</w:t>
            </w:r>
          </w:p>
        </w:tc>
      </w:tr>
    </w:tbl>
    <w:p>
      <w:pPr>
        <w:pStyle w:val="Heading3"/>
        <w:rPr/>
      </w:pPr>
      <w:bookmarkStart w:id="116" w:name="tbl%3Afalse_positive_summary"/>
      <w:bookmarkStart w:id="117" w:name="comparative-genomes-1"/>
      <w:bookmarkEnd w:id="116"/>
      <w:r>
        <w:rPr/>
        <w:t>Comparative Genomes</w:t>
      </w:r>
      <w:bookmarkEnd w:id="117"/>
    </w:p>
    <w:p>
      <w:pPr>
        <w:pStyle w:val="TableCaption"/>
        <w:rPr/>
      </w:pPr>
      <w:bookmarkStart w:id="118" w:name="tbl%3Agenome_second_pandemic"/>
      <w:bookmarkEnd w:id="118"/>
      <w:r>
        <w:rPr/>
        <w:t xml:space="preserve">Table 7: Second Pandemic genomes metadata. </w:t>
      </w:r>
    </w:p>
    <w:tbl>
      <w:tblPr>
        <w:tblStyle w:val="Table"/>
        <w:tblW w:w="7498" w:type="dxa"/>
        <w:jc w:val="left"/>
        <w:tblInd w:w="0" w:type="dxa"/>
        <w:tblCellMar>
          <w:top w:w="0" w:type="dxa"/>
          <w:left w:w="108" w:type="dxa"/>
          <w:bottom w:w="0" w:type="dxa"/>
          <w:right w:w="108" w:type="dxa"/>
        </w:tblCellMar>
        <w:tblLook w:val="07e0" w:noHBand="1" w:noVBand="1" w:firstColumn="1" w:lastRow="1" w:lastColumn="1" w:firstRow="1"/>
      </w:tblPr>
      <w:tblGrid>
        <w:gridCol w:w="1584"/>
        <w:gridCol w:w="1283"/>
        <w:gridCol w:w="906"/>
        <w:gridCol w:w="1696"/>
        <w:gridCol w:w="2029"/>
      </w:tblGrid>
      <w:tr>
        <w:trPr>
          <w:cnfStyle w:val="100000000000" w:firstRow="1" w:lastRow="0" w:firstColumn="0" w:lastColumn="0" w:oddVBand="0" w:evenVBand="0" w:oddHBand="0" w:evenHBand="0" w:firstRowFirstColumn="0" w:firstRowLastColumn="0" w:lastRowFirstColumn="0" w:lastRowLastColumn="0"/>
        </w:trPr>
        <w:tc>
          <w:tcPr>
            <w:tcW w:w="1584"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Strain</w:t>
            </w:r>
          </w:p>
        </w:tc>
        <w:tc>
          <w:tcPr>
            <w:tcW w:w="1283"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Date</w:t>
            </w:r>
          </w:p>
        </w:tc>
        <w:tc>
          <w:tcPr>
            <w:tcW w:w="906"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Branch</w:t>
            </w:r>
          </w:p>
        </w:tc>
        <w:tc>
          <w:tcPr>
            <w:tcW w:w="1696"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Country</w:t>
            </w:r>
          </w:p>
        </w:tc>
        <w:tc>
          <w:tcPr>
            <w:tcW w:w="202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Accession</w:t>
            </w:r>
          </w:p>
        </w:tc>
      </w:tr>
      <w:tr>
        <w:trPr/>
        <w:tc>
          <w:tcPr>
            <w:tcW w:w="1584" w:type="dxa"/>
            <w:tcBorders/>
          </w:tcPr>
          <w:p>
            <w:pPr>
              <w:pStyle w:val="Compact"/>
              <w:spacing w:before="36" w:after="36"/>
              <w:jc w:val="center"/>
              <w:rPr>
                <w:sz w:val="20"/>
                <w:szCs w:val="20"/>
                <w:lang w:eastAsia="ko-KR"/>
              </w:rPr>
            </w:pPr>
            <w:r>
              <w:rPr>
                <w:sz w:val="20"/>
                <w:szCs w:val="20"/>
                <w:lang w:eastAsia="ko-KR"/>
              </w:rPr>
              <w:t>STN021</w:t>
            </w:r>
          </w:p>
        </w:tc>
        <w:tc>
          <w:tcPr>
            <w:tcW w:w="1283" w:type="dxa"/>
            <w:tcBorders/>
          </w:tcPr>
          <w:p>
            <w:pPr>
              <w:pStyle w:val="Compact"/>
              <w:spacing w:before="36" w:after="36"/>
              <w:jc w:val="center"/>
              <w:rPr>
                <w:sz w:val="20"/>
                <w:szCs w:val="20"/>
                <w:lang w:eastAsia="ko-KR"/>
              </w:rPr>
            </w:pPr>
            <w:r>
              <w:rPr>
                <w:sz w:val="20"/>
                <w:szCs w:val="20"/>
                <w:lang w:eastAsia="ko-KR"/>
              </w:rPr>
              <w:t>1485 - 1635</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Switzerland</w:t>
            </w:r>
          </w:p>
        </w:tc>
        <w:tc>
          <w:tcPr>
            <w:tcW w:w="2029" w:type="dxa"/>
            <w:tcBorders/>
          </w:tcPr>
          <w:p>
            <w:pPr>
              <w:pStyle w:val="Compact"/>
              <w:spacing w:before="36" w:after="36"/>
              <w:jc w:val="center"/>
              <w:rPr>
                <w:sz w:val="20"/>
                <w:szCs w:val="20"/>
                <w:lang w:eastAsia="ko-KR"/>
              </w:rPr>
            </w:pPr>
            <w:r>
              <w:rPr>
                <w:sz w:val="20"/>
                <w:szCs w:val="20"/>
                <w:lang w:eastAsia="ko-KR"/>
              </w:rPr>
              <w:t>SAMEA5818830</w:t>
            </w:r>
          </w:p>
        </w:tc>
      </w:tr>
      <w:tr>
        <w:trPr/>
        <w:tc>
          <w:tcPr>
            <w:tcW w:w="1584" w:type="dxa"/>
            <w:tcBorders/>
          </w:tcPr>
          <w:p>
            <w:pPr>
              <w:pStyle w:val="Compact"/>
              <w:spacing w:before="36" w:after="36"/>
              <w:jc w:val="center"/>
              <w:rPr>
                <w:sz w:val="20"/>
                <w:szCs w:val="20"/>
                <w:lang w:eastAsia="ko-KR"/>
              </w:rPr>
            </w:pPr>
            <w:r>
              <w:rPr>
                <w:sz w:val="20"/>
                <w:szCs w:val="20"/>
                <w:lang w:eastAsia="ko-KR"/>
              </w:rPr>
              <w:t>STN020</w:t>
            </w:r>
          </w:p>
        </w:tc>
        <w:tc>
          <w:tcPr>
            <w:tcW w:w="1283" w:type="dxa"/>
            <w:tcBorders/>
          </w:tcPr>
          <w:p>
            <w:pPr>
              <w:pStyle w:val="Compact"/>
              <w:spacing w:before="36" w:after="36"/>
              <w:jc w:val="center"/>
              <w:rPr>
                <w:sz w:val="20"/>
                <w:szCs w:val="20"/>
                <w:lang w:eastAsia="ko-KR"/>
              </w:rPr>
            </w:pPr>
            <w:r>
              <w:rPr>
                <w:sz w:val="20"/>
                <w:szCs w:val="20"/>
                <w:lang w:eastAsia="ko-KR"/>
              </w:rPr>
              <w:t>1485 - 1635</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Switzerland</w:t>
            </w:r>
          </w:p>
        </w:tc>
        <w:tc>
          <w:tcPr>
            <w:tcW w:w="2029" w:type="dxa"/>
            <w:tcBorders/>
          </w:tcPr>
          <w:p>
            <w:pPr>
              <w:pStyle w:val="Compact"/>
              <w:spacing w:before="36" w:after="36"/>
              <w:jc w:val="center"/>
              <w:rPr>
                <w:sz w:val="20"/>
                <w:szCs w:val="20"/>
                <w:lang w:eastAsia="ko-KR"/>
              </w:rPr>
            </w:pPr>
            <w:r>
              <w:rPr>
                <w:sz w:val="20"/>
                <w:szCs w:val="20"/>
                <w:lang w:eastAsia="ko-KR"/>
              </w:rPr>
              <w:t>SAMEA5818829</w:t>
            </w:r>
          </w:p>
        </w:tc>
      </w:tr>
      <w:tr>
        <w:trPr/>
        <w:tc>
          <w:tcPr>
            <w:tcW w:w="1584" w:type="dxa"/>
            <w:tcBorders/>
          </w:tcPr>
          <w:p>
            <w:pPr>
              <w:pStyle w:val="Compact"/>
              <w:spacing w:before="36" w:after="36"/>
              <w:jc w:val="center"/>
              <w:rPr>
                <w:sz w:val="20"/>
                <w:szCs w:val="20"/>
                <w:lang w:eastAsia="ko-KR"/>
              </w:rPr>
            </w:pPr>
            <w:r>
              <w:rPr>
                <w:sz w:val="20"/>
                <w:szCs w:val="20"/>
                <w:lang w:eastAsia="ko-KR"/>
              </w:rPr>
              <w:t>STN019</w:t>
            </w:r>
          </w:p>
        </w:tc>
        <w:tc>
          <w:tcPr>
            <w:tcW w:w="1283" w:type="dxa"/>
            <w:tcBorders/>
          </w:tcPr>
          <w:p>
            <w:pPr>
              <w:pStyle w:val="Compact"/>
              <w:spacing w:before="36" w:after="36"/>
              <w:jc w:val="center"/>
              <w:rPr>
                <w:sz w:val="20"/>
                <w:szCs w:val="20"/>
                <w:lang w:eastAsia="ko-KR"/>
              </w:rPr>
            </w:pPr>
            <w:r>
              <w:rPr>
                <w:sz w:val="20"/>
                <w:szCs w:val="20"/>
                <w:lang w:eastAsia="ko-KR"/>
              </w:rPr>
              <w:t>1485 - 1635</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Switzerland</w:t>
            </w:r>
          </w:p>
        </w:tc>
        <w:tc>
          <w:tcPr>
            <w:tcW w:w="2029" w:type="dxa"/>
            <w:tcBorders/>
          </w:tcPr>
          <w:p>
            <w:pPr>
              <w:pStyle w:val="Compact"/>
              <w:spacing w:before="36" w:after="36"/>
              <w:jc w:val="center"/>
              <w:rPr>
                <w:sz w:val="20"/>
                <w:szCs w:val="20"/>
                <w:lang w:eastAsia="ko-KR"/>
              </w:rPr>
            </w:pPr>
            <w:r>
              <w:rPr>
                <w:sz w:val="20"/>
                <w:szCs w:val="20"/>
                <w:lang w:eastAsia="ko-KR"/>
              </w:rPr>
              <w:t>SAMEA5818828</w:t>
            </w:r>
          </w:p>
        </w:tc>
      </w:tr>
      <w:tr>
        <w:trPr/>
        <w:tc>
          <w:tcPr>
            <w:tcW w:w="1584" w:type="dxa"/>
            <w:tcBorders/>
          </w:tcPr>
          <w:p>
            <w:pPr>
              <w:pStyle w:val="Compact"/>
              <w:spacing w:before="36" w:after="36"/>
              <w:jc w:val="center"/>
              <w:rPr>
                <w:sz w:val="20"/>
                <w:szCs w:val="20"/>
                <w:lang w:eastAsia="ko-KR"/>
              </w:rPr>
            </w:pPr>
            <w:r>
              <w:rPr>
                <w:sz w:val="20"/>
                <w:szCs w:val="20"/>
                <w:lang w:eastAsia="ko-KR"/>
              </w:rPr>
              <w:t>STN014</w:t>
            </w:r>
          </w:p>
        </w:tc>
        <w:tc>
          <w:tcPr>
            <w:tcW w:w="1283" w:type="dxa"/>
            <w:tcBorders/>
          </w:tcPr>
          <w:p>
            <w:pPr>
              <w:pStyle w:val="Compact"/>
              <w:spacing w:before="36" w:after="36"/>
              <w:jc w:val="center"/>
              <w:rPr>
                <w:sz w:val="20"/>
                <w:szCs w:val="20"/>
                <w:lang w:eastAsia="ko-KR"/>
              </w:rPr>
            </w:pPr>
            <w:r>
              <w:rPr>
                <w:sz w:val="20"/>
                <w:szCs w:val="20"/>
                <w:lang w:eastAsia="ko-KR"/>
              </w:rPr>
              <w:t>1485 - 1635</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Switzerland</w:t>
            </w:r>
          </w:p>
        </w:tc>
        <w:tc>
          <w:tcPr>
            <w:tcW w:w="2029" w:type="dxa"/>
            <w:tcBorders/>
          </w:tcPr>
          <w:p>
            <w:pPr>
              <w:pStyle w:val="Compact"/>
              <w:spacing w:before="36" w:after="36"/>
              <w:jc w:val="center"/>
              <w:rPr>
                <w:sz w:val="20"/>
                <w:szCs w:val="20"/>
                <w:lang w:eastAsia="ko-KR"/>
              </w:rPr>
            </w:pPr>
            <w:r>
              <w:rPr>
                <w:sz w:val="20"/>
                <w:szCs w:val="20"/>
                <w:lang w:eastAsia="ko-KR"/>
              </w:rPr>
              <w:t>SAMEA5818826</w:t>
            </w:r>
          </w:p>
        </w:tc>
      </w:tr>
      <w:tr>
        <w:trPr/>
        <w:tc>
          <w:tcPr>
            <w:tcW w:w="1584" w:type="dxa"/>
            <w:tcBorders/>
          </w:tcPr>
          <w:p>
            <w:pPr>
              <w:pStyle w:val="Compact"/>
              <w:spacing w:before="36" w:after="36"/>
              <w:jc w:val="center"/>
              <w:rPr>
                <w:sz w:val="20"/>
                <w:szCs w:val="20"/>
                <w:lang w:eastAsia="ko-KR"/>
              </w:rPr>
            </w:pPr>
            <w:r>
              <w:rPr>
                <w:sz w:val="20"/>
                <w:szCs w:val="20"/>
                <w:lang w:eastAsia="ko-KR"/>
              </w:rPr>
              <w:t>STN013</w:t>
            </w:r>
          </w:p>
        </w:tc>
        <w:tc>
          <w:tcPr>
            <w:tcW w:w="1283" w:type="dxa"/>
            <w:tcBorders/>
          </w:tcPr>
          <w:p>
            <w:pPr>
              <w:pStyle w:val="Compact"/>
              <w:spacing w:before="36" w:after="36"/>
              <w:jc w:val="center"/>
              <w:rPr>
                <w:sz w:val="20"/>
                <w:szCs w:val="20"/>
                <w:lang w:eastAsia="ko-KR"/>
              </w:rPr>
            </w:pPr>
            <w:r>
              <w:rPr>
                <w:sz w:val="20"/>
                <w:szCs w:val="20"/>
                <w:lang w:eastAsia="ko-KR"/>
              </w:rPr>
              <w:t>1485 - 1635</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Switzerland</w:t>
            </w:r>
          </w:p>
        </w:tc>
        <w:tc>
          <w:tcPr>
            <w:tcW w:w="2029" w:type="dxa"/>
            <w:tcBorders/>
          </w:tcPr>
          <w:p>
            <w:pPr>
              <w:pStyle w:val="Compact"/>
              <w:spacing w:before="36" w:after="36"/>
              <w:jc w:val="center"/>
              <w:rPr>
                <w:sz w:val="20"/>
                <w:szCs w:val="20"/>
                <w:lang w:eastAsia="ko-KR"/>
              </w:rPr>
            </w:pPr>
            <w:r>
              <w:rPr>
                <w:sz w:val="20"/>
                <w:szCs w:val="20"/>
                <w:lang w:eastAsia="ko-KR"/>
              </w:rPr>
              <w:t>SAMEA5818825</w:t>
            </w:r>
          </w:p>
        </w:tc>
      </w:tr>
      <w:tr>
        <w:trPr/>
        <w:tc>
          <w:tcPr>
            <w:tcW w:w="1584" w:type="dxa"/>
            <w:tcBorders/>
          </w:tcPr>
          <w:p>
            <w:pPr>
              <w:pStyle w:val="Compact"/>
              <w:spacing w:before="36" w:after="36"/>
              <w:jc w:val="center"/>
              <w:rPr>
                <w:sz w:val="20"/>
                <w:szCs w:val="20"/>
                <w:lang w:eastAsia="ko-KR"/>
              </w:rPr>
            </w:pPr>
            <w:r>
              <w:rPr>
                <w:sz w:val="20"/>
                <w:szCs w:val="20"/>
                <w:lang w:eastAsia="ko-KR"/>
              </w:rPr>
              <w:t>STN008</w:t>
            </w:r>
          </w:p>
        </w:tc>
        <w:tc>
          <w:tcPr>
            <w:tcW w:w="1283" w:type="dxa"/>
            <w:tcBorders/>
          </w:tcPr>
          <w:p>
            <w:pPr>
              <w:pStyle w:val="Compact"/>
              <w:spacing w:before="36" w:after="36"/>
              <w:jc w:val="center"/>
              <w:rPr>
                <w:sz w:val="20"/>
                <w:szCs w:val="20"/>
                <w:lang w:eastAsia="ko-KR"/>
              </w:rPr>
            </w:pPr>
            <w:r>
              <w:rPr>
                <w:sz w:val="20"/>
                <w:szCs w:val="20"/>
                <w:lang w:eastAsia="ko-KR"/>
              </w:rPr>
              <w:t>1485 - 1635</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Switzerland</w:t>
            </w:r>
          </w:p>
        </w:tc>
        <w:tc>
          <w:tcPr>
            <w:tcW w:w="2029" w:type="dxa"/>
            <w:tcBorders/>
          </w:tcPr>
          <w:p>
            <w:pPr>
              <w:pStyle w:val="Compact"/>
              <w:spacing w:before="36" w:after="36"/>
              <w:jc w:val="center"/>
              <w:rPr>
                <w:sz w:val="20"/>
                <w:szCs w:val="20"/>
                <w:lang w:eastAsia="ko-KR"/>
              </w:rPr>
            </w:pPr>
            <w:r>
              <w:rPr>
                <w:sz w:val="20"/>
                <w:szCs w:val="20"/>
                <w:lang w:eastAsia="ko-KR"/>
              </w:rPr>
              <w:t>SAMEA5818822</w:t>
            </w:r>
          </w:p>
        </w:tc>
      </w:tr>
      <w:tr>
        <w:trPr/>
        <w:tc>
          <w:tcPr>
            <w:tcW w:w="1584" w:type="dxa"/>
            <w:tcBorders/>
          </w:tcPr>
          <w:p>
            <w:pPr>
              <w:pStyle w:val="Compact"/>
              <w:spacing w:before="36" w:after="36"/>
              <w:jc w:val="center"/>
              <w:rPr>
                <w:sz w:val="20"/>
                <w:szCs w:val="20"/>
                <w:lang w:eastAsia="ko-KR"/>
              </w:rPr>
            </w:pPr>
            <w:r>
              <w:rPr>
                <w:sz w:val="20"/>
                <w:szCs w:val="20"/>
                <w:lang w:eastAsia="ko-KR"/>
              </w:rPr>
              <w:t>STN007</w:t>
            </w:r>
          </w:p>
        </w:tc>
        <w:tc>
          <w:tcPr>
            <w:tcW w:w="1283" w:type="dxa"/>
            <w:tcBorders/>
          </w:tcPr>
          <w:p>
            <w:pPr>
              <w:pStyle w:val="Compact"/>
              <w:spacing w:before="36" w:after="36"/>
              <w:jc w:val="center"/>
              <w:rPr>
                <w:sz w:val="20"/>
                <w:szCs w:val="20"/>
                <w:lang w:eastAsia="ko-KR"/>
              </w:rPr>
            </w:pPr>
            <w:r>
              <w:rPr>
                <w:sz w:val="20"/>
                <w:szCs w:val="20"/>
                <w:lang w:eastAsia="ko-KR"/>
              </w:rPr>
              <w:t>1485 - 1635</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Switzerland</w:t>
            </w:r>
          </w:p>
        </w:tc>
        <w:tc>
          <w:tcPr>
            <w:tcW w:w="2029" w:type="dxa"/>
            <w:tcBorders/>
          </w:tcPr>
          <w:p>
            <w:pPr>
              <w:pStyle w:val="Compact"/>
              <w:spacing w:before="36" w:after="36"/>
              <w:jc w:val="center"/>
              <w:rPr>
                <w:sz w:val="20"/>
                <w:szCs w:val="20"/>
                <w:lang w:eastAsia="ko-KR"/>
              </w:rPr>
            </w:pPr>
            <w:r>
              <w:rPr>
                <w:sz w:val="20"/>
                <w:szCs w:val="20"/>
                <w:lang w:eastAsia="ko-KR"/>
              </w:rPr>
              <w:t>SAMEA5818821</w:t>
            </w:r>
          </w:p>
        </w:tc>
      </w:tr>
      <w:tr>
        <w:trPr/>
        <w:tc>
          <w:tcPr>
            <w:tcW w:w="1584" w:type="dxa"/>
            <w:tcBorders/>
          </w:tcPr>
          <w:p>
            <w:pPr>
              <w:pStyle w:val="Compact"/>
              <w:spacing w:before="36" w:after="36"/>
              <w:jc w:val="center"/>
              <w:rPr>
                <w:sz w:val="20"/>
                <w:szCs w:val="20"/>
                <w:lang w:eastAsia="ko-KR"/>
              </w:rPr>
            </w:pPr>
            <w:r>
              <w:rPr>
                <w:sz w:val="20"/>
                <w:szCs w:val="20"/>
                <w:lang w:eastAsia="ko-KR"/>
              </w:rPr>
              <w:t>STN002</w:t>
            </w:r>
          </w:p>
        </w:tc>
        <w:tc>
          <w:tcPr>
            <w:tcW w:w="1283" w:type="dxa"/>
            <w:tcBorders/>
          </w:tcPr>
          <w:p>
            <w:pPr>
              <w:pStyle w:val="Compact"/>
              <w:spacing w:before="36" w:after="36"/>
              <w:jc w:val="center"/>
              <w:rPr>
                <w:sz w:val="20"/>
                <w:szCs w:val="20"/>
                <w:lang w:eastAsia="ko-KR"/>
              </w:rPr>
            </w:pPr>
            <w:r>
              <w:rPr>
                <w:sz w:val="20"/>
                <w:szCs w:val="20"/>
                <w:lang w:eastAsia="ko-KR"/>
              </w:rPr>
              <w:t>1485 - 1635</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Switzerland</w:t>
            </w:r>
          </w:p>
        </w:tc>
        <w:tc>
          <w:tcPr>
            <w:tcW w:w="2029" w:type="dxa"/>
            <w:tcBorders/>
          </w:tcPr>
          <w:p>
            <w:pPr>
              <w:pStyle w:val="Compact"/>
              <w:spacing w:before="36" w:after="36"/>
              <w:jc w:val="center"/>
              <w:rPr>
                <w:sz w:val="20"/>
                <w:szCs w:val="20"/>
                <w:lang w:eastAsia="ko-KR"/>
              </w:rPr>
            </w:pPr>
            <w:r>
              <w:rPr>
                <w:sz w:val="20"/>
                <w:szCs w:val="20"/>
                <w:lang w:eastAsia="ko-KR"/>
              </w:rPr>
              <w:t>SAMEA5818818</w:t>
            </w:r>
          </w:p>
        </w:tc>
      </w:tr>
      <w:tr>
        <w:trPr/>
        <w:tc>
          <w:tcPr>
            <w:tcW w:w="1584" w:type="dxa"/>
            <w:tcBorders/>
          </w:tcPr>
          <w:p>
            <w:pPr>
              <w:pStyle w:val="Compact"/>
              <w:spacing w:before="36" w:after="36"/>
              <w:jc w:val="center"/>
              <w:rPr>
                <w:sz w:val="20"/>
                <w:szCs w:val="20"/>
                <w:lang w:eastAsia="ko-KR"/>
              </w:rPr>
            </w:pPr>
            <w:r>
              <w:rPr>
                <w:sz w:val="20"/>
                <w:szCs w:val="20"/>
                <w:lang w:eastAsia="ko-KR"/>
              </w:rPr>
              <w:t>STA001</w:t>
            </w:r>
          </w:p>
        </w:tc>
        <w:tc>
          <w:tcPr>
            <w:tcW w:w="1283" w:type="dxa"/>
            <w:tcBorders/>
          </w:tcPr>
          <w:p>
            <w:pPr>
              <w:pStyle w:val="Compact"/>
              <w:spacing w:before="36" w:after="36"/>
              <w:jc w:val="center"/>
              <w:rPr>
                <w:sz w:val="20"/>
                <w:szCs w:val="20"/>
                <w:lang w:eastAsia="ko-KR"/>
              </w:rPr>
            </w:pPr>
            <w:r>
              <w:rPr>
                <w:sz w:val="20"/>
                <w:szCs w:val="20"/>
                <w:lang w:eastAsia="ko-KR"/>
              </w:rPr>
              <w:t>1420 - 1630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Germany</w:t>
            </w:r>
          </w:p>
        </w:tc>
        <w:tc>
          <w:tcPr>
            <w:tcW w:w="2029" w:type="dxa"/>
            <w:tcBorders/>
          </w:tcPr>
          <w:p>
            <w:pPr>
              <w:pStyle w:val="Compact"/>
              <w:spacing w:before="36" w:after="36"/>
              <w:jc w:val="center"/>
              <w:rPr>
                <w:sz w:val="20"/>
                <w:szCs w:val="20"/>
                <w:lang w:eastAsia="ko-KR"/>
              </w:rPr>
            </w:pPr>
            <w:r>
              <w:rPr>
                <w:sz w:val="20"/>
                <w:szCs w:val="20"/>
                <w:lang w:eastAsia="ko-KR"/>
              </w:rPr>
              <w:t>SAMEA5818817</w:t>
            </w:r>
          </w:p>
        </w:tc>
      </w:tr>
      <w:tr>
        <w:trPr/>
        <w:tc>
          <w:tcPr>
            <w:tcW w:w="1584" w:type="dxa"/>
            <w:tcBorders/>
          </w:tcPr>
          <w:p>
            <w:pPr>
              <w:pStyle w:val="Compact"/>
              <w:spacing w:before="36" w:after="36"/>
              <w:jc w:val="center"/>
              <w:rPr>
                <w:sz w:val="20"/>
                <w:szCs w:val="20"/>
                <w:lang w:eastAsia="ko-KR"/>
              </w:rPr>
            </w:pPr>
            <w:r>
              <w:rPr>
                <w:sz w:val="20"/>
                <w:szCs w:val="20"/>
                <w:lang w:eastAsia="ko-KR"/>
              </w:rPr>
              <w:t>NMS002</w:t>
            </w:r>
          </w:p>
        </w:tc>
        <w:tc>
          <w:tcPr>
            <w:tcW w:w="1283" w:type="dxa"/>
            <w:tcBorders/>
          </w:tcPr>
          <w:p>
            <w:pPr>
              <w:pStyle w:val="Compact"/>
              <w:spacing w:before="36" w:after="36"/>
              <w:jc w:val="center"/>
              <w:rPr>
                <w:sz w:val="20"/>
                <w:szCs w:val="20"/>
                <w:lang w:eastAsia="ko-KR"/>
              </w:rPr>
            </w:pPr>
            <w:r>
              <w:rPr>
                <w:sz w:val="20"/>
                <w:szCs w:val="20"/>
                <w:lang w:eastAsia="ko-KR"/>
              </w:rPr>
              <w:t>1475 - 1536</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England</w:t>
            </w:r>
          </w:p>
        </w:tc>
        <w:tc>
          <w:tcPr>
            <w:tcW w:w="2029" w:type="dxa"/>
            <w:tcBorders/>
          </w:tcPr>
          <w:p>
            <w:pPr>
              <w:pStyle w:val="Compact"/>
              <w:spacing w:before="36" w:after="36"/>
              <w:jc w:val="center"/>
              <w:rPr>
                <w:sz w:val="20"/>
                <w:szCs w:val="20"/>
                <w:lang w:eastAsia="ko-KR"/>
              </w:rPr>
            </w:pPr>
            <w:r>
              <w:rPr>
                <w:sz w:val="20"/>
                <w:szCs w:val="20"/>
                <w:lang w:eastAsia="ko-KR"/>
              </w:rPr>
              <w:t>SAMEA5818815</w:t>
            </w:r>
          </w:p>
        </w:tc>
      </w:tr>
      <w:tr>
        <w:trPr/>
        <w:tc>
          <w:tcPr>
            <w:tcW w:w="1584" w:type="dxa"/>
            <w:tcBorders/>
          </w:tcPr>
          <w:p>
            <w:pPr>
              <w:pStyle w:val="Compact"/>
              <w:spacing w:before="36" w:after="36"/>
              <w:jc w:val="center"/>
              <w:rPr>
                <w:sz w:val="20"/>
                <w:szCs w:val="20"/>
                <w:lang w:eastAsia="ko-KR"/>
              </w:rPr>
            </w:pPr>
            <w:r>
              <w:rPr>
                <w:sz w:val="20"/>
                <w:szCs w:val="20"/>
                <w:lang w:eastAsia="ko-KR"/>
              </w:rPr>
              <w:t>NAB003</w:t>
            </w:r>
          </w:p>
        </w:tc>
        <w:tc>
          <w:tcPr>
            <w:tcW w:w="1283" w:type="dxa"/>
            <w:tcBorders/>
          </w:tcPr>
          <w:p>
            <w:pPr>
              <w:pStyle w:val="Compact"/>
              <w:spacing w:before="36" w:after="36"/>
              <w:jc w:val="center"/>
              <w:rPr>
                <w:sz w:val="20"/>
                <w:szCs w:val="20"/>
                <w:lang w:eastAsia="ko-KR"/>
              </w:rPr>
            </w:pPr>
            <w:r>
              <w:rPr>
                <w:sz w:val="20"/>
                <w:szCs w:val="20"/>
                <w:lang w:eastAsia="ko-KR"/>
              </w:rPr>
              <w:t>1292 - 1392</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Germany</w:t>
            </w:r>
          </w:p>
        </w:tc>
        <w:tc>
          <w:tcPr>
            <w:tcW w:w="2029" w:type="dxa"/>
            <w:tcBorders/>
          </w:tcPr>
          <w:p>
            <w:pPr>
              <w:pStyle w:val="Compact"/>
              <w:spacing w:before="36" w:after="36"/>
              <w:jc w:val="center"/>
              <w:rPr>
                <w:sz w:val="20"/>
                <w:szCs w:val="20"/>
                <w:lang w:eastAsia="ko-KR"/>
              </w:rPr>
            </w:pPr>
            <w:r>
              <w:rPr>
                <w:sz w:val="20"/>
                <w:szCs w:val="20"/>
                <w:lang w:eastAsia="ko-KR"/>
              </w:rPr>
              <w:t>SAMEA5818811</w:t>
            </w:r>
          </w:p>
        </w:tc>
      </w:tr>
      <w:tr>
        <w:trPr/>
        <w:tc>
          <w:tcPr>
            <w:tcW w:w="1584" w:type="dxa"/>
            <w:tcBorders/>
          </w:tcPr>
          <w:p>
            <w:pPr>
              <w:pStyle w:val="Compact"/>
              <w:spacing w:before="36" w:after="36"/>
              <w:jc w:val="center"/>
              <w:rPr>
                <w:sz w:val="20"/>
                <w:szCs w:val="20"/>
                <w:lang w:eastAsia="ko-KR"/>
              </w:rPr>
            </w:pPr>
            <w:r>
              <w:rPr>
                <w:sz w:val="20"/>
                <w:szCs w:val="20"/>
                <w:lang w:eastAsia="ko-KR"/>
              </w:rPr>
              <w:t>MAN008</w:t>
            </w:r>
          </w:p>
        </w:tc>
        <w:tc>
          <w:tcPr>
            <w:tcW w:w="1283" w:type="dxa"/>
            <w:tcBorders/>
          </w:tcPr>
          <w:p>
            <w:pPr>
              <w:pStyle w:val="Compact"/>
              <w:spacing w:before="36" w:after="36"/>
              <w:jc w:val="center"/>
              <w:rPr>
                <w:sz w:val="20"/>
                <w:szCs w:val="20"/>
                <w:lang w:eastAsia="ko-KR"/>
              </w:rPr>
            </w:pPr>
            <w:r>
              <w:rPr>
                <w:sz w:val="20"/>
                <w:szCs w:val="20"/>
                <w:lang w:eastAsia="ko-KR"/>
              </w:rPr>
              <w:t>1283 - 1390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Germany</w:t>
            </w:r>
          </w:p>
        </w:tc>
        <w:tc>
          <w:tcPr>
            <w:tcW w:w="2029" w:type="dxa"/>
            <w:tcBorders/>
          </w:tcPr>
          <w:p>
            <w:pPr>
              <w:pStyle w:val="Compact"/>
              <w:spacing w:before="36" w:after="36"/>
              <w:jc w:val="center"/>
              <w:rPr>
                <w:sz w:val="20"/>
                <w:szCs w:val="20"/>
                <w:lang w:eastAsia="ko-KR"/>
              </w:rPr>
            </w:pPr>
            <w:r>
              <w:rPr>
                <w:sz w:val="20"/>
                <w:szCs w:val="20"/>
                <w:lang w:eastAsia="ko-KR"/>
              </w:rPr>
              <w:t>SAMEA5818809</w:t>
            </w:r>
          </w:p>
        </w:tc>
      </w:tr>
      <w:tr>
        <w:trPr/>
        <w:tc>
          <w:tcPr>
            <w:tcW w:w="1584" w:type="dxa"/>
            <w:tcBorders/>
          </w:tcPr>
          <w:p>
            <w:pPr>
              <w:pStyle w:val="Compact"/>
              <w:spacing w:before="36" w:after="36"/>
              <w:jc w:val="center"/>
              <w:rPr>
                <w:sz w:val="20"/>
                <w:szCs w:val="20"/>
                <w:lang w:eastAsia="ko-KR"/>
              </w:rPr>
            </w:pPr>
            <w:r>
              <w:rPr>
                <w:sz w:val="20"/>
                <w:szCs w:val="20"/>
                <w:lang w:eastAsia="ko-KR"/>
              </w:rPr>
              <w:t>LBG002</w:t>
            </w:r>
          </w:p>
        </w:tc>
        <w:tc>
          <w:tcPr>
            <w:tcW w:w="1283" w:type="dxa"/>
            <w:tcBorders/>
          </w:tcPr>
          <w:p>
            <w:pPr>
              <w:pStyle w:val="Compact"/>
              <w:spacing w:before="36" w:after="36"/>
              <w:jc w:val="center"/>
              <w:rPr>
                <w:sz w:val="20"/>
                <w:szCs w:val="20"/>
                <w:lang w:eastAsia="ko-KR"/>
              </w:rPr>
            </w:pPr>
            <w:r>
              <w:rPr>
                <w:sz w:val="20"/>
                <w:szCs w:val="20"/>
                <w:lang w:eastAsia="ko-KR"/>
              </w:rPr>
              <w:t>1455 - 1632</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Germany</w:t>
            </w:r>
          </w:p>
        </w:tc>
        <w:tc>
          <w:tcPr>
            <w:tcW w:w="2029" w:type="dxa"/>
            <w:tcBorders/>
          </w:tcPr>
          <w:p>
            <w:pPr>
              <w:pStyle w:val="Compact"/>
              <w:spacing w:before="36" w:after="36"/>
              <w:jc w:val="center"/>
              <w:rPr>
                <w:sz w:val="20"/>
                <w:szCs w:val="20"/>
                <w:lang w:eastAsia="ko-KR"/>
              </w:rPr>
            </w:pPr>
            <w:r>
              <w:rPr>
                <w:sz w:val="20"/>
                <w:szCs w:val="20"/>
                <w:lang w:eastAsia="ko-KR"/>
              </w:rPr>
              <w:t>SAMEA5818808</w:t>
            </w:r>
          </w:p>
        </w:tc>
      </w:tr>
      <w:tr>
        <w:trPr/>
        <w:tc>
          <w:tcPr>
            <w:tcW w:w="1584" w:type="dxa"/>
            <w:tcBorders/>
          </w:tcPr>
          <w:p>
            <w:pPr>
              <w:pStyle w:val="Compact"/>
              <w:spacing w:before="36" w:after="36"/>
              <w:jc w:val="center"/>
              <w:rPr>
                <w:sz w:val="20"/>
                <w:szCs w:val="20"/>
                <w:lang w:eastAsia="ko-KR"/>
              </w:rPr>
            </w:pPr>
            <w:r>
              <w:rPr>
                <w:sz w:val="20"/>
                <w:szCs w:val="20"/>
                <w:lang w:eastAsia="ko-KR"/>
              </w:rPr>
              <w:t>LAI009</w:t>
            </w:r>
          </w:p>
        </w:tc>
        <w:tc>
          <w:tcPr>
            <w:tcW w:w="1283" w:type="dxa"/>
            <w:tcBorders/>
          </w:tcPr>
          <w:p>
            <w:pPr>
              <w:pStyle w:val="Compact"/>
              <w:spacing w:before="36" w:after="36"/>
              <w:jc w:val="center"/>
              <w:rPr>
                <w:sz w:val="20"/>
                <w:szCs w:val="20"/>
                <w:lang w:eastAsia="ko-KR"/>
              </w:rPr>
            </w:pPr>
            <w:r>
              <w:rPr>
                <w:sz w:val="20"/>
                <w:szCs w:val="20"/>
                <w:lang w:eastAsia="ko-KR"/>
              </w:rPr>
              <w:t>1300 - 1400</w:t>
            </w:r>
          </w:p>
        </w:tc>
        <w:tc>
          <w:tcPr>
            <w:tcW w:w="906" w:type="dxa"/>
            <w:tcBorders/>
          </w:tcPr>
          <w:p>
            <w:pPr>
              <w:pStyle w:val="Compact"/>
              <w:spacing w:before="36" w:after="36"/>
              <w:jc w:val="center"/>
              <w:rPr>
                <w:sz w:val="20"/>
                <w:szCs w:val="20"/>
                <w:lang w:eastAsia="ko-KR"/>
              </w:rPr>
            </w:pPr>
            <w:r>
              <w:rPr>
                <w:sz w:val="20"/>
                <w:szCs w:val="20"/>
                <w:lang w:eastAsia="ko-KR"/>
              </w:rPr>
              <w:t>1.PRE0</w:t>
            </w:r>
          </w:p>
        </w:tc>
        <w:tc>
          <w:tcPr>
            <w:tcW w:w="1696" w:type="dxa"/>
            <w:tcBorders/>
          </w:tcPr>
          <w:p>
            <w:pPr>
              <w:pStyle w:val="Compact"/>
              <w:spacing w:before="36" w:after="36"/>
              <w:jc w:val="center"/>
              <w:rPr>
                <w:sz w:val="20"/>
                <w:szCs w:val="20"/>
                <w:lang w:eastAsia="ko-KR"/>
              </w:rPr>
            </w:pPr>
            <w:r>
              <w:rPr>
                <w:sz w:val="20"/>
                <w:szCs w:val="20"/>
                <w:lang w:eastAsia="ko-KR"/>
              </w:rPr>
              <w:t>Russia</w:t>
            </w:r>
          </w:p>
        </w:tc>
        <w:tc>
          <w:tcPr>
            <w:tcW w:w="2029" w:type="dxa"/>
            <w:tcBorders/>
          </w:tcPr>
          <w:p>
            <w:pPr>
              <w:pStyle w:val="Compact"/>
              <w:spacing w:before="36" w:after="36"/>
              <w:jc w:val="center"/>
              <w:rPr>
                <w:sz w:val="20"/>
                <w:szCs w:val="20"/>
                <w:lang w:eastAsia="ko-KR"/>
              </w:rPr>
            </w:pPr>
            <w:r>
              <w:rPr>
                <w:sz w:val="20"/>
                <w:szCs w:val="20"/>
                <w:lang w:eastAsia="ko-KR"/>
              </w:rPr>
              <w:t>SAMEA5818806</w:t>
            </w:r>
          </w:p>
        </w:tc>
      </w:tr>
      <w:tr>
        <w:trPr/>
        <w:tc>
          <w:tcPr>
            <w:tcW w:w="1584" w:type="dxa"/>
            <w:tcBorders/>
          </w:tcPr>
          <w:p>
            <w:pPr>
              <w:pStyle w:val="Compact"/>
              <w:spacing w:before="36" w:after="36"/>
              <w:jc w:val="center"/>
              <w:rPr>
                <w:sz w:val="20"/>
                <w:szCs w:val="20"/>
                <w:lang w:eastAsia="ko-KR"/>
              </w:rPr>
            </w:pPr>
            <w:r>
              <w:rPr>
                <w:sz w:val="20"/>
                <w:szCs w:val="20"/>
                <w:lang w:eastAsia="ko-KR"/>
              </w:rPr>
              <w:t>ELW098</w:t>
            </w:r>
          </w:p>
        </w:tc>
        <w:tc>
          <w:tcPr>
            <w:tcW w:w="1283" w:type="dxa"/>
            <w:tcBorders/>
          </w:tcPr>
          <w:p>
            <w:pPr>
              <w:pStyle w:val="Compact"/>
              <w:spacing w:before="36" w:after="36"/>
              <w:jc w:val="center"/>
              <w:rPr>
                <w:sz w:val="20"/>
                <w:szCs w:val="20"/>
                <w:lang w:eastAsia="ko-KR"/>
              </w:rPr>
            </w:pPr>
            <w:r>
              <w:rPr>
                <w:sz w:val="20"/>
                <w:szCs w:val="20"/>
                <w:lang w:eastAsia="ko-KR"/>
              </w:rPr>
              <w:t>1485 - 1627</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Germany</w:t>
            </w:r>
          </w:p>
        </w:tc>
        <w:tc>
          <w:tcPr>
            <w:tcW w:w="2029" w:type="dxa"/>
            <w:tcBorders/>
          </w:tcPr>
          <w:p>
            <w:pPr>
              <w:pStyle w:val="Compact"/>
              <w:spacing w:before="36" w:after="36"/>
              <w:jc w:val="center"/>
              <w:rPr>
                <w:sz w:val="20"/>
                <w:szCs w:val="20"/>
                <w:lang w:eastAsia="ko-KR"/>
              </w:rPr>
            </w:pPr>
            <w:r>
              <w:rPr>
                <w:sz w:val="20"/>
                <w:szCs w:val="20"/>
                <w:lang w:eastAsia="ko-KR"/>
              </w:rPr>
              <w:t>SAMEA5818805</w:t>
            </w:r>
          </w:p>
        </w:tc>
      </w:tr>
      <w:tr>
        <w:trPr/>
        <w:tc>
          <w:tcPr>
            <w:tcW w:w="1584" w:type="dxa"/>
            <w:tcBorders/>
          </w:tcPr>
          <w:p>
            <w:pPr>
              <w:pStyle w:val="Compact"/>
              <w:spacing w:before="36" w:after="36"/>
              <w:jc w:val="center"/>
              <w:rPr>
                <w:sz w:val="20"/>
                <w:szCs w:val="20"/>
                <w:lang w:eastAsia="ko-KR"/>
              </w:rPr>
            </w:pPr>
            <w:r>
              <w:rPr>
                <w:sz w:val="20"/>
                <w:szCs w:val="20"/>
                <w:lang w:eastAsia="ko-KR"/>
              </w:rPr>
              <w:t>BRA001</w:t>
            </w:r>
          </w:p>
        </w:tc>
        <w:tc>
          <w:tcPr>
            <w:tcW w:w="1283" w:type="dxa"/>
            <w:tcBorders/>
          </w:tcPr>
          <w:p>
            <w:pPr>
              <w:pStyle w:val="Compact"/>
              <w:spacing w:before="36" w:after="36"/>
              <w:jc w:val="center"/>
              <w:rPr>
                <w:sz w:val="20"/>
                <w:szCs w:val="20"/>
                <w:lang w:eastAsia="ko-KR"/>
              </w:rPr>
            </w:pPr>
            <w:r>
              <w:rPr>
                <w:sz w:val="20"/>
                <w:szCs w:val="20"/>
                <w:lang w:eastAsia="ko-KR"/>
              </w:rPr>
              <w:t>1618 - 1648</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Germany</w:t>
            </w:r>
          </w:p>
        </w:tc>
        <w:tc>
          <w:tcPr>
            <w:tcW w:w="2029" w:type="dxa"/>
            <w:tcBorders/>
          </w:tcPr>
          <w:p>
            <w:pPr>
              <w:pStyle w:val="Compact"/>
              <w:spacing w:before="36" w:after="36"/>
              <w:jc w:val="center"/>
              <w:rPr>
                <w:sz w:val="20"/>
                <w:szCs w:val="20"/>
                <w:lang w:eastAsia="ko-KR"/>
              </w:rPr>
            </w:pPr>
            <w:r>
              <w:rPr>
                <w:sz w:val="20"/>
                <w:szCs w:val="20"/>
                <w:lang w:eastAsia="ko-KR"/>
              </w:rPr>
              <w:t>SAMEA5818803</w:t>
            </w:r>
          </w:p>
        </w:tc>
      </w:tr>
      <w:tr>
        <w:trPr/>
        <w:tc>
          <w:tcPr>
            <w:tcW w:w="1584" w:type="dxa"/>
            <w:tcBorders/>
          </w:tcPr>
          <w:p>
            <w:pPr>
              <w:pStyle w:val="Compact"/>
              <w:spacing w:before="36" w:after="36"/>
              <w:jc w:val="center"/>
              <w:rPr>
                <w:sz w:val="20"/>
                <w:szCs w:val="20"/>
                <w:lang w:eastAsia="ko-KR"/>
              </w:rPr>
            </w:pPr>
            <w:r>
              <w:rPr>
                <w:sz w:val="20"/>
                <w:szCs w:val="20"/>
                <w:lang w:eastAsia="ko-KR"/>
              </w:rPr>
              <w:t>BED034</w:t>
            </w:r>
          </w:p>
        </w:tc>
        <w:tc>
          <w:tcPr>
            <w:tcW w:w="1283" w:type="dxa"/>
            <w:tcBorders/>
          </w:tcPr>
          <w:p>
            <w:pPr>
              <w:pStyle w:val="Compact"/>
              <w:spacing w:before="36" w:after="36"/>
              <w:jc w:val="center"/>
              <w:rPr>
                <w:sz w:val="20"/>
                <w:szCs w:val="20"/>
                <w:lang w:eastAsia="ko-KR"/>
              </w:rPr>
            </w:pPr>
            <w:r>
              <w:rPr>
                <w:sz w:val="20"/>
                <w:szCs w:val="20"/>
                <w:lang w:eastAsia="ko-KR"/>
              </w:rPr>
              <w:t>1560 - 1635</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England</w:t>
            </w:r>
          </w:p>
        </w:tc>
        <w:tc>
          <w:tcPr>
            <w:tcW w:w="2029" w:type="dxa"/>
            <w:tcBorders/>
          </w:tcPr>
          <w:p>
            <w:pPr>
              <w:pStyle w:val="Compact"/>
              <w:spacing w:before="36" w:after="36"/>
              <w:jc w:val="center"/>
              <w:rPr>
                <w:sz w:val="20"/>
                <w:szCs w:val="20"/>
                <w:lang w:eastAsia="ko-KR"/>
              </w:rPr>
            </w:pPr>
            <w:r>
              <w:rPr>
                <w:sz w:val="20"/>
                <w:szCs w:val="20"/>
                <w:lang w:eastAsia="ko-KR"/>
              </w:rPr>
              <w:t>SAMEA5818801</w:t>
            </w:r>
          </w:p>
        </w:tc>
      </w:tr>
      <w:tr>
        <w:trPr/>
        <w:tc>
          <w:tcPr>
            <w:tcW w:w="1584" w:type="dxa"/>
            <w:tcBorders/>
          </w:tcPr>
          <w:p>
            <w:pPr>
              <w:pStyle w:val="Compact"/>
              <w:spacing w:before="36" w:after="36"/>
              <w:jc w:val="center"/>
              <w:rPr>
                <w:sz w:val="20"/>
                <w:szCs w:val="20"/>
                <w:lang w:eastAsia="ko-KR"/>
              </w:rPr>
            </w:pPr>
            <w:r>
              <w:rPr>
                <w:sz w:val="20"/>
                <w:szCs w:val="20"/>
                <w:lang w:eastAsia="ko-KR"/>
              </w:rPr>
              <w:t>BED030</w:t>
            </w:r>
          </w:p>
        </w:tc>
        <w:tc>
          <w:tcPr>
            <w:tcW w:w="1283" w:type="dxa"/>
            <w:tcBorders/>
          </w:tcPr>
          <w:p>
            <w:pPr>
              <w:pStyle w:val="Compact"/>
              <w:spacing w:before="36" w:after="36"/>
              <w:jc w:val="center"/>
              <w:rPr>
                <w:sz w:val="20"/>
                <w:szCs w:val="20"/>
                <w:lang w:eastAsia="ko-KR"/>
              </w:rPr>
            </w:pPr>
            <w:r>
              <w:rPr>
                <w:sz w:val="20"/>
                <w:szCs w:val="20"/>
                <w:lang w:eastAsia="ko-KR"/>
              </w:rPr>
              <w:t>1560 - 1635</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England</w:t>
            </w:r>
          </w:p>
        </w:tc>
        <w:tc>
          <w:tcPr>
            <w:tcW w:w="2029" w:type="dxa"/>
            <w:tcBorders/>
          </w:tcPr>
          <w:p>
            <w:pPr>
              <w:pStyle w:val="Compact"/>
              <w:spacing w:before="36" w:after="36"/>
              <w:jc w:val="center"/>
              <w:rPr>
                <w:sz w:val="20"/>
                <w:szCs w:val="20"/>
                <w:lang w:eastAsia="ko-KR"/>
              </w:rPr>
            </w:pPr>
            <w:r>
              <w:rPr>
                <w:sz w:val="20"/>
                <w:szCs w:val="20"/>
                <w:lang w:eastAsia="ko-KR"/>
              </w:rPr>
              <w:t>SAMEA5818800</w:t>
            </w:r>
          </w:p>
        </w:tc>
      </w:tr>
      <w:tr>
        <w:trPr/>
        <w:tc>
          <w:tcPr>
            <w:tcW w:w="1584" w:type="dxa"/>
            <w:tcBorders/>
          </w:tcPr>
          <w:p>
            <w:pPr>
              <w:pStyle w:val="Compact"/>
              <w:spacing w:before="36" w:after="36"/>
              <w:jc w:val="center"/>
              <w:rPr>
                <w:sz w:val="20"/>
                <w:szCs w:val="20"/>
                <w:lang w:eastAsia="ko-KR"/>
              </w:rPr>
            </w:pPr>
            <w:r>
              <w:rPr>
                <w:sz w:val="20"/>
                <w:szCs w:val="20"/>
                <w:lang w:eastAsia="ko-KR"/>
              </w:rPr>
              <w:t>BED028</w:t>
            </w:r>
          </w:p>
        </w:tc>
        <w:tc>
          <w:tcPr>
            <w:tcW w:w="1283" w:type="dxa"/>
            <w:tcBorders/>
          </w:tcPr>
          <w:p>
            <w:pPr>
              <w:pStyle w:val="Compact"/>
              <w:spacing w:before="36" w:after="36"/>
              <w:jc w:val="center"/>
              <w:rPr>
                <w:sz w:val="20"/>
                <w:szCs w:val="20"/>
                <w:lang w:eastAsia="ko-KR"/>
              </w:rPr>
            </w:pPr>
            <w:r>
              <w:rPr>
                <w:sz w:val="20"/>
                <w:szCs w:val="20"/>
                <w:lang w:eastAsia="ko-KR"/>
              </w:rPr>
              <w:t>1560 - 1635</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England</w:t>
            </w:r>
          </w:p>
        </w:tc>
        <w:tc>
          <w:tcPr>
            <w:tcW w:w="2029" w:type="dxa"/>
            <w:tcBorders/>
          </w:tcPr>
          <w:p>
            <w:pPr>
              <w:pStyle w:val="Compact"/>
              <w:spacing w:before="36" w:after="36"/>
              <w:jc w:val="center"/>
              <w:rPr>
                <w:sz w:val="20"/>
                <w:szCs w:val="20"/>
                <w:lang w:eastAsia="ko-KR"/>
              </w:rPr>
            </w:pPr>
            <w:r>
              <w:rPr>
                <w:sz w:val="20"/>
                <w:szCs w:val="20"/>
                <w:lang w:eastAsia="ko-KR"/>
              </w:rPr>
              <w:t>SAMEA5818799</w:t>
            </w:r>
          </w:p>
        </w:tc>
      </w:tr>
      <w:tr>
        <w:trPr/>
        <w:tc>
          <w:tcPr>
            <w:tcW w:w="1584" w:type="dxa"/>
            <w:tcBorders/>
          </w:tcPr>
          <w:p>
            <w:pPr>
              <w:pStyle w:val="Compact"/>
              <w:spacing w:before="36" w:after="36"/>
              <w:jc w:val="center"/>
              <w:rPr>
                <w:sz w:val="20"/>
                <w:szCs w:val="20"/>
                <w:lang w:eastAsia="ko-KR"/>
              </w:rPr>
            </w:pPr>
            <w:r>
              <w:rPr>
                <w:sz w:val="20"/>
                <w:szCs w:val="20"/>
                <w:lang w:eastAsia="ko-KR"/>
              </w:rPr>
              <w:t>BED024</w:t>
            </w:r>
          </w:p>
        </w:tc>
        <w:tc>
          <w:tcPr>
            <w:tcW w:w="1283" w:type="dxa"/>
            <w:tcBorders/>
          </w:tcPr>
          <w:p>
            <w:pPr>
              <w:pStyle w:val="Compact"/>
              <w:spacing w:before="36" w:after="36"/>
              <w:jc w:val="center"/>
              <w:rPr>
                <w:sz w:val="20"/>
                <w:szCs w:val="20"/>
                <w:lang w:eastAsia="ko-KR"/>
              </w:rPr>
            </w:pPr>
            <w:r>
              <w:rPr>
                <w:sz w:val="20"/>
                <w:szCs w:val="20"/>
                <w:lang w:eastAsia="ko-KR"/>
              </w:rPr>
              <w:t>1560 - 1635</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England</w:t>
            </w:r>
          </w:p>
        </w:tc>
        <w:tc>
          <w:tcPr>
            <w:tcW w:w="2029" w:type="dxa"/>
            <w:tcBorders/>
          </w:tcPr>
          <w:p>
            <w:pPr>
              <w:pStyle w:val="Compact"/>
              <w:spacing w:before="36" w:after="36"/>
              <w:jc w:val="center"/>
              <w:rPr>
                <w:sz w:val="20"/>
                <w:szCs w:val="20"/>
                <w:lang w:eastAsia="ko-KR"/>
              </w:rPr>
            </w:pPr>
            <w:r>
              <w:rPr>
                <w:sz w:val="20"/>
                <w:szCs w:val="20"/>
                <w:lang w:eastAsia="ko-KR"/>
              </w:rPr>
              <w:t>SAMEA5818798</w:t>
            </w:r>
          </w:p>
        </w:tc>
      </w:tr>
      <w:tr>
        <w:trPr/>
        <w:tc>
          <w:tcPr>
            <w:tcW w:w="1584" w:type="dxa"/>
            <w:tcBorders/>
          </w:tcPr>
          <w:p>
            <w:pPr>
              <w:pStyle w:val="Compact"/>
              <w:spacing w:before="36" w:after="36"/>
              <w:jc w:val="center"/>
              <w:rPr>
                <w:sz w:val="20"/>
                <w:szCs w:val="20"/>
                <w:lang w:eastAsia="ko-KR"/>
              </w:rPr>
            </w:pPr>
            <w:r>
              <w:rPr>
                <w:sz w:val="20"/>
                <w:szCs w:val="20"/>
                <w:lang w:eastAsia="ko-KR"/>
              </w:rPr>
              <w:t>SLC1006</w:t>
            </w:r>
          </w:p>
        </w:tc>
        <w:tc>
          <w:tcPr>
            <w:tcW w:w="1283" w:type="dxa"/>
            <w:tcBorders/>
          </w:tcPr>
          <w:p>
            <w:pPr>
              <w:pStyle w:val="Compact"/>
              <w:spacing w:before="36" w:after="36"/>
              <w:jc w:val="center"/>
              <w:rPr>
                <w:sz w:val="20"/>
                <w:szCs w:val="20"/>
                <w:lang w:eastAsia="ko-KR"/>
              </w:rPr>
            </w:pPr>
            <w:r>
              <w:rPr>
                <w:sz w:val="20"/>
                <w:szCs w:val="20"/>
                <w:lang w:eastAsia="ko-KR"/>
              </w:rPr>
              <w:t>1279 - 1389</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France</w:t>
            </w:r>
          </w:p>
        </w:tc>
        <w:tc>
          <w:tcPr>
            <w:tcW w:w="2029" w:type="dxa"/>
            <w:tcBorders/>
          </w:tcPr>
          <w:p>
            <w:pPr>
              <w:pStyle w:val="Compact"/>
              <w:spacing w:before="36" w:after="36"/>
              <w:jc w:val="center"/>
              <w:rPr>
                <w:sz w:val="20"/>
                <w:szCs w:val="20"/>
                <w:lang w:eastAsia="ko-KR"/>
              </w:rPr>
            </w:pPr>
            <w:r>
              <w:rPr>
                <w:sz w:val="20"/>
                <w:szCs w:val="20"/>
                <w:lang w:eastAsia="ko-KR"/>
              </w:rPr>
              <w:t>SAMEA5054093</w:t>
            </w:r>
          </w:p>
        </w:tc>
      </w:tr>
      <w:tr>
        <w:trPr/>
        <w:tc>
          <w:tcPr>
            <w:tcW w:w="1584" w:type="dxa"/>
            <w:tcBorders/>
          </w:tcPr>
          <w:p>
            <w:pPr>
              <w:pStyle w:val="Compact"/>
              <w:spacing w:before="36" w:after="36"/>
              <w:jc w:val="center"/>
              <w:rPr>
                <w:sz w:val="20"/>
                <w:szCs w:val="20"/>
                <w:lang w:eastAsia="ko-KR"/>
              </w:rPr>
            </w:pPr>
            <w:r>
              <w:rPr>
                <w:sz w:val="20"/>
                <w:szCs w:val="20"/>
                <w:lang w:eastAsia="ko-KR"/>
              </w:rPr>
              <w:t>OSL1</w:t>
            </w:r>
          </w:p>
        </w:tc>
        <w:tc>
          <w:tcPr>
            <w:tcW w:w="1283" w:type="dxa"/>
            <w:tcBorders/>
          </w:tcPr>
          <w:p>
            <w:pPr>
              <w:pStyle w:val="Compact"/>
              <w:spacing w:before="36" w:after="36"/>
              <w:jc w:val="center"/>
              <w:rPr>
                <w:sz w:val="20"/>
                <w:szCs w:val="20"/>
                <w:lang w:eastAsia="ko-KR"/>
              </w:rPr>
            </w:pPr>
            <w:r>
              <w:rPr>
                <w:sz w:val="20"/>
                <w:szCs w:val="20"/>
                <w:lang w:eastAsia="ko-KR"/>
              </w:rPr>
              <w:t>1270 - 1390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Norway</w:t>
            </w:r>
          </w:p>
        </w:tc>
        <w:tc>
          <w:tcPr>
            <w:tcW w:w="2029" w:type="dxa"/>
            <w:tcBorders/>
          </w:tcPr>
          <w:p>
            <w:pPr>
              <w:pStyle w:val="Compact"/>
              <w:spacing w:before="36" w:after="36"/>
              <w:jc w:val="center"/>
              <w:rPr>
                <w:sz w:val="20"/>
                <w:szCs w:val="20"/>
                <w:lang w:eastAsia="ko-KR"/>
              </w:rPr>
            </w:pPr>
            <w:r>
              <w:rPr>
                <w:sz w:val="20"/>
                <w:szCs w:val="20"/>
                <w:lang w:eastAsia="ko-KR"/>
              </w:rPr>
              <w:t>SAMEA5054092</w:t>
            </w:r>
          </w:p>
        </w:tc>
      </w:tr>
      <w:tr>
        <w:trPr/>
        <w:tc>
          <w:tcPr>
            <w:tcW w:w="1584" w:type="dxa"/>
            <w:tcBorders/>
          </w:tcPr>
          <w:p>
            <w:pPr>
              <w:pStyle w:val="Compact"/>
              <w:spacing w:before="36" w:after="36"/>
              <w:jc w:val="center"/>
              <w:rPr>
                <w:sz w:val="20"/>
                <w:szCs w:val="20"/>
                <w:lang w:eastAsia="ko-KR"/>
              </w:rPr>
            </w:pPr>
            <w:r>
              <w:rPr>
                <w:sz w:val="20"/>
                <w:szCs w:val="20"/>
                <w:lang w:eastAsia="ko-KR"/>
              </w:rPr>
              <w:t>Ber45</w:t>
            </w:r>
          </w:p>
        </w:tc>
        <w:tc>
          <w:tcPr>
            <w:tcW w:w="1283" w:type="dxa"/>
            <w:tcBorders/>
          </w:tcPr>
          <w:p>
            <w:pPr>
              <w:pStyle w:val="Compact"/>
              <w:spacing w:before="36" w:after="36"/>
              <w:jc w:val="center"/>
              <w:rPr>
                <w:sz w:val="20"/>
                <w:szCs w:val="20"/>
                <w:lang w:eastAsia="ko-KR"/>
              </w:rPr>
            </w:pPr>
            <w:r>
              <w:rPr>
                <w:sz w:val="20"/>
                <w:szCs w:val="20"/>
                <w:lang w:eastAsia="ko-KR"/>
              </w:rPr>
              <w:t>1300 - 1400</w:t>
            </w:r>
          </w:p>
        </w:tc>
        <w:tc>
          <w:tcPr>
            <w:tcW w:w="906" w:type="dxa"/>
            <w:tcBorders/>
          </w:tcPr>
          <w:p>
            <w:pPr>
              <w:pStyle w:val="Compact"/>
              <w:spacing w:before="36" w:after="36"/>
              <w:jc w:val="center"/>
              <w:rPr>
                <w:sz w:val="20"/>
                <w:szCs w:val="20"/>
                <w:lang w:eastAsia="ko-KR"/>
              </w:rPr>
            </w:pPr>
            <w:r>
              <w:rPr>
                <w:sz w:val="20"/>
                <w:szCs w:val="20"/>
                <w:lang w:eastAsia="ko-KR"/>
              </w:rPr>
              <w:t>1.PRE2</w:t>
            </w:r>
          </w:p>
        </w:tc>
        <w:tc>
          <w:tcPr>
            <w:tcW w:w="1696" w:type="dxa"/>
            <w:tcBorders/>
          </w:tcPr>
          <w:p>
            <w:pPr>
              <w:pStyle w:val="Compact"/>
              <w:spacing w:before="36" w:after="36"/>
              <w:jc w:val="center"/>
              <w:rPr>
                <w:sz w:val="20"/>
                <w:szCs w:val="20"/>
                <w:lang w:eastAsia="ko-KR"/>
              </w:rPr>
            </w:pPr>
            <w:r>
              <w:rPr>
                <w:sz w:val="20"/>
                <w:szCs w:val="20"/>
                <w:lang w:eastAsia="ko-KR"/>
              </w:rPr>
              <w:t>The Netherlands</w:t>
            </w:r>
          </w:p>
        </w:tc>
        <w:tc>
          <w:tcPr>
            <w:tcW w:w="2029" w:type="dxa"/>
            <w:tcBorders/>
          </w:tcPr>
          <w:p>
            <w:pPr>
              <w:pStyle w:val="Compact"/>
              <w:spacing w:before="36" w:after="36"/>
              <w:jc w:val="center"/>
              <w:rPr>
                <w:sz w:val="20"/>
                <w:szCs w:val="20"/>
                <w:lang w:eastAsia="ko-KR"/>
              </w:rPr>
            </w:pPr>
            <w:r>
              <w:rPr>
                <w:sz w:val="20"/>
                <w:szCs w:val="20"/>
                <w:lang w:eastAsia="ko-KR"/>
              </w:rPr>
              <w:t>SAMEA5054090</w:t>
            </w:r>
          </w:p>
        </w:tc>
      </w:tr>
      <w:tr>
        <w:trPr/>
        <w:tc>
          <w:tcPr>
            <w:tcW w:w="1584" w:type="dxa"/>
            <w:tcBorders/>
          </w:tcPr>
          <w:p>
            <w:pPr>
              <w:pStyle w:val="Compact"/>
              <w:spacing w:before="36" w:after="36"/>
              <w:jc w:val="center"/>
              <w:rPr>
                <w:sz w:val="20"/>
                <w:szCs w:val="20"/>
                <w:lang w:eastAsia="ko-KR"/>
              </w:rPr>
            </w:pPr>
            <w:r>
              <w:rPr>
                <w:sz w:val="20"/>
                <w:szCs w:val="20"/>
                <w:lang w:eastAsia="ko-KR"/>
              </w:rPr>
              <w:t>Ber37</w:t>
            </w:r>
          </w:p>
        </w:tc>
        <w:tc>
          <w:tcPr>
            <w:tcW w:w="1283" w:type="dxa"/>
            <w:tcBorders/>
          </w:tcPr>
          <w:p>
            <w:pPr>
              <w:pStyle w:val="Compact"/>
              <w:spacing w:before="36" w:after="36"/>
              <w:jc w:val="center"/>
              <w:rPr>
                <w:sz w:val="20"/>
                <w:szCs w:val="20"/>
                <w:lang w:eastAsia="ko-KR"/>
              </w:rPr>
            </w:pPr>
            <w:r>
              <w:rPr>
                <w:sz w:val="20"/>
                <w:szCs w:val="20"/>
                <w:lang w:eastAsia="ko-KR"/>
              </w:rPr>
              <w:t>1300 - 1400</w:t>
            </w:r>
          </w:p>
        </w:tc>
        <w:tc>
          <w:tcPr>
            <w:tcW w:w="906" w:type="dxa"/>
            <w:tcBorders/>
          </w:tcPr>
          <w:p>
            <w:pPr>
              <w:pStyle w:val="Compact"/>
              <w:spacing w:before="36" w:after="36"/>
              <w:jc w:val="center"/>
              <w:rPr>
                <w:sz w:val="20"/>
                <w:szCs w:val="20"/>
                <w:lang w:eastAsia="ko-KR"/>
              </w:rPr>
            </w:pPr>
            <w:r>
              <w:rPr>
                <w:sz w:val="20"/>
                <w:szCs w:val="20"/>
                <w:lang w:eastAsia="ko-KR"/>
              </w:rPr>
              <w:t>1.PRE2</w:t>
            </w:r>
          </w:p>
        </w:tc>
        <w:tc>
          <w:tcPr>
            <w:tcW w:w="1696" w:type="dxa"/>
            <w:tcBorders/>
          </w:tcPr>
          <w:p>
            <w:pPr>
              <w:pStyle w:val="Compact"/>
              <w:spacing w:before="36" w:after="36"/>
              <w:jc w:val="center"/>
              <w:rPr>
                <w:sz w:val="20"/>
                <w:szCs w:val="20"/>
                <w:lang w:eastAsia="ko-KR"/>
              </w:rPr>
            </w:pPr>
            <w:r>
              <w:rPr>
                <w:sz w:val="20"/>
                <w:szCs w:val="20"/>
                <w:lang w:eastAsia="ko-KR"/>
              </w:rPr>
              <w:t>The Netherlands</w:t>
            </w:r>
          </w:p>
        </w:tc>
        <w:tc>
          <w:tcPr>
            <w:tcW w:w="2029" w:type="dxa"/>
            <w:tcBorders/>
          </w:tcPr>
          <w:p>
            <w:pPr>
              <w:pStyle w:val="Compact"/>
              <w:spacing w:before="36" w:after="36"/>
              <w:jc w:val="center"/>
              <w:rPr>
                <w:sz w:val="20"/>
                <w:szCs w:val="20"/>
                <w:lang w:eastAsia="ko-KR"/>
              </w:rPr>
            </w:pPr>
            <w:r>
              <w:rPr>
                <w:sz w:val="20"/>
                <w:szCs w:val="20"/>
                <w:lang w:eastAsia="ko-KR"/>
              </w:rPr>
              <w:t>SAMEA5054089</w:t>
            </w:r>
          </w:p>
        </w:tc>
      </w:tr>
      <w:tr>
        <w:trPr/>
        <w:tc>
          <w:tcPr>
            <w:tcW w:w="1584" w:type="dxa"/>
            <w:tcBorders/>
          </w:tcPr>
          <w:p>
            <w:pPr>
              <w:pStyle w:val="Compact"/>
              <w:spacing w:before="36" w:after="36"/>
              <w:jc w:val="center"/>
              <w:rPr>
                <w:sz w:val="20"/>
                <w:szCs w:val="20"/>
                <w:lang w:eastAsia="ko-KR"/>
              </w:rPr>
            </w:pPr>
            <w:r>
              <w:rPr>
                <w:sz w:val="20"/>
                <w:szCs w:val="20"/>
                <w:lang w:eastAsia="ko-KR"/>
              </w:rPr>
              <w:t>BolgarCity2370</w:t>
            </w:r>
          </w:p>
        </w:tc>
        <w:tc>
          <w:tcPr>
            <w:tcW w:w="1283" w:type="dxa"/>
            <w:tcBorders/>
          </w:tcPr>
          <w:p>
            <w:pPr>
              <w:pStyle w:val="Compact"/>
              <w:spacing w:before="36" w:after="36"/>
              <w:jc w:val="center"/>
              <w:rPr>
                <w:sz w:val="20"/>
                <w:szCs w:val="20"/>
                <w:lang w:eastAsia="ko-KR"/>
              </w:rPr>
            </w:pPr>
            <w:r>
              <w:rPr>
                <w:sz w:val="20"/>
                <w:szCs w:val="20"/>
                <w:lang w:eastAsia="ko-KR"/>
              </w:rPr>
              <w:t>1362 - 1400</w:t>
            </w:r>
          </w:p>
        </w:tc>
        <w:tc>
          <w:tcPr>
            <w:tcW w:w="906" w:type="dxa"/>
            <w:tcBorders/>
          </w:tcPr>
          <w:p>
            <w:pPr>
              <w:pStyle w:val="Compact"/>
              <w:spacing w:before="36" w:after="36"/>
              <w:jc w:val="center"/>
              <w:rPr>
                <w:sz w:val="20"/>
                <w:szCs w:val="20"/>
                <w:lang w:eastAsia="ko-KR"/>
              </w:rPr>
            </w:pPr>
            <w:r>
              <w:rPr>
                <w:sz w:val="20"/>
                <w:szCs w:val="20"/>
                <w:lang w:eastAsia="ko-KR"/>
              </w:rPr>
              <w:t>1.PRE3</w:t>
            </w:r>
          </w:p>
        </w:tc>
        <w:tc>
          <w:tcPr>
            <w:tcW w:w="1696" w:type="dxa"/>
            <w:tcBorders/>
          </w:tcPr>
          <w:p>
            <w:pPr>
              <w:pStyle w:val="Compact"/>
              <w:spacing w:before="36" w:after="36"/>
              <w:jc w:val="center"/>
              <w:rPr>
                <w:sz w:val="20"/>
                <w:szCs w:val="20"/>
                <w:lang w:eastAsia="ko-KR"/>
              </w:rPr>
            </w:pPr>
            <w:r>
              <w:rPr>
                <w:sz w:val="20"/>
                <w:szCs w:val="20"/>
                <w:lang w:eastAsia="ko-KR"/>
              </w:rPr>
              <w:t>Russia</w:t>
            </w:r>
          </w:p>
        </w:tc>
        <w:tc>
          <w:tcPr>
            <w:tcW w:w="2029" w:type="dxa"/>
            <w:tcBorders/>
          </w:tcPr>
          <w:p>
            <w:pPr>
              <w:pStyle w:val="Compact"/>
              <w:spacing w:before="36" w:after="36"/>
              <w:jc w:val="center"/>
              <w:rPr>
                <w:sz w:val="20"/>
                <w:szCs w:val="20"/>
                <w:lang w:eastAsia="ko-KR"/>
              </w:rPr>
            </w:pPr>
            <w:r>
              <w:rPr>
                <w:sz w:val="20"/>
                <w:szCs w:val="20"/>
                <w:lang w:eastAsia="ko-KR"/>
              </w:rPr>
              <w:t>SAMEA3937654</w:t>
            </w:r>
          </w:p>
        </w:tc>
      </w:tr>
      <w:tr>
        <w:trPr/>
        <w:tc>
          <w:tcPr>
            <w:tcW w:w="1584" w:type="dxa"/>
            <w:tcBorders/>
          </w:tcPr>
          <w:p>
            <w:pPr>
              <w:pStyle w:val="Compact"/>
              <w:spacing w:before="36" w:after="36"/>
              <w:jc w:val="center"/>
              <w:rPr>
                <w:sz w:val="20"/>
                <w:szCs w:val="20"/>
                <w:lang w:eastAsia="ko-KR"/>
              </w:rPr>
            </w:pPr>
            <w:r>
              <w:rPr>
                <w:sz w:val="20"/>
                <w:szCs w:val="20"/>
                <w:lang w:eastAsia="ko-KR"/>
              </w:rPr>
              <w:t>Barcelona3031</w:t>
            </w:r>
          </w:p>
        </w:tc>
        <w:tc>
          <w:tcPr>
            <w:tcW w:w="1283" w:type="dxa"/>
            <w:tcBorders/>
          </w:tcPr>
          <w:p>
            <w:pPr>
              <w:pStyle w:val="Compact"/>
              <w:spacing w:before="36" w:after="36"/>
              <w:jc w:val="center"/>
              <w:rPr>
                <w:sz w:val="20"/>
                <w:szCs w:val="20"/>
                <w:lang w:eastAsia="ko-KR"/>
              </w:rPr>
            </w:pPr>
            <w:r>
              <w:rPr>
                <w:sz w:val="20"/>
                <w:szCs w:val="20"/>
                <w:lang w:eastAsia="ko-KR"/>
              </w:rPr>
              <w:t>1300 - 1420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Spain</w:t>
            </w:r>
          </w:p>
        </w:tc>
        <w:tc>
          <w:tcPr>
            <w:tcW w:w="2029" w:type="dxa"/>
            <w:tcBorders/>
          </w:tcPr>
          <w:p>
            <w:pPr>
              <w:pStyle w:val="Compact"/>
              <w:spacing w:before="36" w:after="36"/>
              <w:jc w:val="center"/>
              <w:rPr>
                <w:sz w:val="20"/>
                <w:szCs w:val="20"/>
                <w:lang w:eastAsia="ko-KR"/>
              </w:rPr>
            </w:pPr>
            <w:r>
              <w:rPr>
                <w:sz w:val="20"/>
                <w:szCs w:val="20"/>
                <w:lang w:eastAsia="ko-KR"/>
              </w:rPr>
              <w:t>SAMEA3937653</w:t>
            </w:r>
          </w:p>
        </w:tc>
      </w:tr>
      <w:tr>
        <w:trPr/>
        <w:tc>
          <w:tcPr>
            <w:tcW w:w="1584" w:type="dxa"/>
            <w:tcBorders/>
          </w:tcPr>
          <w:p>
            <w:pPr>
              <w:pStyle w:val="Compact"/>
              <w:spacing w:before="36" w:after="36"/>
              <w:jc w:val="center"/>
              <w:rPr>
                <w:sz w:val="20"/>
                <w:szCs w:val="20"/>
                <w:lang w:eastAsia="ko-KR"/>
              </w:rPr>
            </w:pPr>
            <w:r>
              <w:rPr>
                <w:sz w:val="20"/>
                <w:szCs w:val="20"/>
                <w:lang w:eastAsia="ko-KR"/>
              </w:rPr>
              <w:t>OBS137</w:t>
            </w:r>
          </w:p>
        </w:tc>
        <w:tc>
          <w:tcPr>
            <w:tcW w:w="1283" w:type="dxa"/>
            <w:tcBorders/>
          </w:tcPr>
          <w:p>
            <w:pPr>
              <w:pStyle w:val="Compact"/>
              <w:spacing w:before="36" w:after="36"/>
              <w:jc w:val="center"/>
              <w:rPr>
                <w:sz w:val="20"/>
                <w:szCs w:val="20"/>
                <w:lang w:eastAsia="ko-KR"/>
              </w:rPr>
            </w:pPr>
            <w:r>
              <w:rPr>
                <w:sz w:val="20"/>
                <w:szCs w:val="20"/>
                <w:lang w:eastAsia="ko-KR"/>
              </w:rPr>
              <w:t>1720 - 1720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France</w:t>
            </w:r>
          </w:p>
        </w:tc>
        <w:tc>
          <w:tcPr>
            <w:tcW w:w="2029" w:type="dxa"/>
            <w:tcBorders/>
          </w:tcPr>
          <w:p>
            <w:pPr>
              <w:pStyle w:val="Compact"/>
              <w:spacing w:before="36" w:after="36"/>
              <w:jc w:val="center"/>
              <w:rPr>
                <w:sz w:val="20"/>
                <w:szCs w:val="20"/>
                <w:lang w:eastAsia="ko-KR"/>
              </w:rPr>
            </w:pPr>
            <w:r>
              <w:rPr>
                <w:sz w:val="20"/>
                <w:szCs w:val="20"/>
                <w:lang w:eastAsia="ko-KR"/>
              </w:rPr>
              <w:t>SAMEA3713715</w:t>
            </w:r>
          </w:p>
        </w:tc>
      </w:tr>
      <w:tr>
        <w:trPr/>
        <w:tc>
          <w:tcPr>
            <w:tcW w:w="1584" w:type="dxa"/>
            <w:tcBorders/>
          </w:tcPr>
          <w:p>
            <w:pPr>
              <w:pStyle w:val="Compact"/>
              <w:spacing w:before="36" w:after="36"/>
              <w:jc w:val="center"/>
              <w:rPr>
                <w:sz w:val="20"/>
                <w:szCs w:val="20"/>
                <w:lang w:eastAsia="ko-KR"/>
              </w:rPr>
            </w:pPr>
            <w:r>
              <w:rPr>
                <w:sz w:val="20"/>
                <w:szCs w:val="20"/>
                <w:lang w:eastAsia="ko-KR"/>
              </w:rPr>
              <w:t>OBS124</w:t>
            </w:r>
          </w:p>
        </w:tc>
        <w:tc>
          <w:tcPr>
            <w:tcW w:w="1283" w:type="dxa"/>
            <w:tcBorders/>
          </w:tcPr>
          <w:p>
            <w:pPr>
              <w:pStyle w:val="Compact"/>
              <w:spacing w:before="36" w:after="36"/>
              <w:jc w:val="center"/>
              <w:rPr>
                <w:sz w:val="20"/>
                <w:szCs w:val="20"/>
                <w:lang w:eastAsia="ko-KR"/>
              </w:rPr>
            </w:pPr>
            <w:r>
              <w:rPr>
                <w:sz w:val="20"/>
                <w:szCs w:val="20"/>
                <w:lang w:eastAsia="ko-KR"/>
              </w:rPr>
              <w:t>1720 - 1720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France</w:t>
            </w:r>
          </w:p>
        </w:tc>
        <w:tc>
          <w:tcPr>
            <w:tcW w:w="2029" w:type="dxa"/>
            <w:tcBorders/>
          </w:tcPr>
          <w:p>
            <w:pPr>
              <w:pStyle w:val="Compact"/>
              <w:spacing w:before="36" w:after="36"/>
              <w:jc w:val="center"/>
              <w:rPr>
                <w:sz w:val="20"/>
                <w:szCs w:val="20"/>
                <w:lang w:eastAsia="ko-KR"/>
              </w:rPr>
            </w:pPr>
            <w:r>
              <w:rPr>
                <w:sz w:val="20"/>
                <w:szCs w:val="20"/>
                <w:lang w:eastAsia="ko-KR"/>
              </w:rPr>
              <w:t>SAMEA3713714</w:t>
            </w:r>
          </w:p>
        </w:tc>
      </w:tr>
      <w:tr>
        <w:trPr/>
        <w:tc>
          <w:tcPr>
            <w:tcW w:w="1584" w:type="dxa"/>
            <w:tcBorders/>
          </w:tcPr>
          <w:p>
            <w:pPr>
              <w:pStyle w:val="Compact"/>
              <w:spacing w:before="36" w:after="36"/>
              <w:jc w:val="center"/>
              <w:rPr>
                <w:sz w:val="20"/>
                <w:szCs w:val="20"/>
                <w:lang w:eastAsia="ko-KR"/>
              </w:rPr>
            </w:pPr>
            <w:r>
              <w:rPr>
                <w:sz w:val="20"/>
                <w:szCs w:val="20"/>
                <w:lang w:eastAsia="ko-KR"/>
              </w:rPr>
              <w:t>OBS116</w:t>
            </w:r>
          </w:p>
        </w:tc>
        <w:tc>
          <w:tcPr>
            <w:tcW w:w="1283" w:type="dxa"/>
            <w:tcBorders/>
          </w:tcPr>
          <w:p>
            <w:pPr>
              <w:pStyle w:val="Compact"/>
              <w:spacing w:before="36" w:after="36"/>
              <w:jc w:val="center"/>
              <w:rPr>
                <w:sz w:val="20"/>
                <w:szCs w:val="20"/>
                <w:lang w:eastAsia="ko-KR"/>
              </w:rPr>
            </w:pPr>
            <w:r>
              <w:rPr>
                <w:sz w:val="20"/>
                <w:szCs w:val="20"/>
                <w:lang w:eastAsia="ko-KR"/>
              </w:rPr>
              <w:t>1720 - 1720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France</w:t>
            </w:r>
          </w:p>
        </w:tc>
        <w:tc>
          <w:tcPr>
            <w:tcW w:w="2029" w:type="dxa"/>
            <w:tcBorders/>
          </w:tcPr>
          <w:p>
            <w:pPr>
              <w:pStyle w:val="Compact"/>
              <w:spacing w:before="36" w:after="36"/>
              <w:jc w:val="center"/>
              <w:rPr>
                <w:sz w:val="20"/>
                <w:szCs w:val="20"/>
                <w:lang w:eastAsia="ko-KR"/>
              </w:rPr>
            </w:pPr>
            <w:r>
              <w:rPr>
                <w:sz w:val="20"/>
                <w:szCs w:val="20"/>
                <w:lang w:eastAsia="ko-KR"/>
              </w:rPr>
              <w:t>SAMEA3713713</w:t>
            </w:r>
          </w:p>
        </w:tc>
      </w:tr>
      <w:tr>
        <w:trPr/>
        <w:tc>
          <w:tcPr>
            <w:tcW w:w="1584" w:type="dxa"/>
            <w:tcBorders/>
          </w:tcPr>
          <w:p>
            <w:pPr>
              <w:pStyle w:val="Compact"/>
              <w:spacing w:before="36" w:after="36"/>
              <w:jc w:val="center"/>
              <w:rPr>
                <w:sz w:val="20"/>
                <w:szCs w:val="20"/>
                <w:lang w:eastAsia="ko-KR"/>
              </w:rPr>
            </w:pPr>
            <w:r>
              <w:rPr>
                <w:sz w:val="20"/>
                <w:szCs w:val="20"/>
                <w:lang w:eastAsia="ko-KR"/>
              </w:rPr>
              <w:t>OBS110</w:t>
            </w:r>
          </w:p>
        </w:tc>
        <w:tc>
          <w:tcPr>
            <w:tcW w:w="1283" w:type="dxa"/>
            <w:tcBorders/>
          </w:tcPr>
          <w:p>
            <w:pPr>
              <w:pStyle w:val="Compact"/>
              <w:spacing w:before="36" w:after="36"/>
              <w:jc w:val="center"/>
              <w:rPr>
                <w:sz w:val="20"/>
                <w:szCs w:val="20"/>
                <w:lang w:eastAsia="ko-KR"/>
              </w:rPr>
            </w:pPr>
            <w:r>
              <w:rPr>
                <w:sz w:val="20"/>
                <w:szCs w:val="20"/>
                <w:lang w:eastAsia="ko-KR"/>
              </w:rPr>
              <w:t>1720 - 1720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France</w:t>
            </w:r>
          </w:p>
        </w:tc>
        <w:tc>
          <w:tcPr>
            <w:tcW w:w="2029" w:type="dxa"/>
            <w:tcBorders/>
          </w:tcPr>
          <w:p>
            <w:pPr>
              <w:pStyle w:val="Compact"/>
              <w:spacing w:before="36" w:after="36"/>
              <w:jc w:val="center"/>
              <w:rPr>
                <w:sz w:val="20"/>
                <w:szCs w:val="20"/>
                <w:lang w:eastAsia="ko-KR"/>
              </w:rPr>
            </w:pPr>
            <w:r>
              <w:rPr>
                <w:sz w:val="20"/>
                <w:szCs w:val="20"/>
                <w:lang w:eastAsia="ko-KR"/>
              </w:rPr>
              <w:t>SAMEA3713712</w:t>
            </w:r>
          </w:p>
        </w:tc>
      </w:tr>
      <w:tr>
        <w:trPr/>
        <w:tc>
          <w:tcPr>
            <w:tcW w:w="1584" w:type="dxa"/>
            <w:tcBorders/>
          </w:tcPr>
          <w:p>
            <w:pPr>
              <w:pStyle w:val="Compact"/>
              <w:spacing w:before="36" w:after="36"/>
              <w:jc w:val="center"/>
              <w:rPr>
                <w:sz w:val="20"/>
                <w:szCs w:val="20"/>
                <w:lang w:eastAsia="ko-KR"/>
              </w:rPr>
            </w:pPr>
            <w:r>
              <w:rPr>
                <w:sz w:val="20"/>
                <w:szCs w:val="20"/>
                <w:lang w:eastAsia="ko-KR"/>
              </w:rPr>
              <w:t>OBS107</w:t>
            </w:r>
          </w:p>
        </w:tc>
        <w:tc>
          <w:tcPr>
            <w:tcW w:w="1283" w:type="dxa"/>
            <w:tcBorders/>
          </w:tcPr>
          <w:p>
            <w:pPr>
              <w:pStyle w:val="Compact"/>
              <w:spacing w:before="36" w:after="36"/>
              <w:jc w:val="center"/>
              <w:rPr>
                <w:sz w:val="20"/>
                <w:szCs w:val="20"/>
                <w:lang w:eastAsia="ko-KR"/>
              </w:rPr>
            </w:pPr>
            <w:r>
              <w:rPr>
                <w:sz w:val="20"/>
                <w:szCs w:val="20"/>
                <w:lang w:eastAsia="ko-KR"/>
              </w:rPr>
              <w:t>1720 - 1720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France</w:t>
            </w:r>
          </w:p>
        </w:tc>
        <w:tc>
          <w:tcPr>
            <w:tcW w:w="2029" w:type="dxa"/>
            <w:tcBorders/>
          </w:tcPr>
          <w:p>
            <w:pPr>
              <w:pStyle w:val="Compact"/>
              <w:spacing w:before="36" w:after="36"/>
              <w:jc w:val="center"/>
              <w:rPr>
                <w:sz w:val="20"/>
                <w:szCs w:val="20"/>
                <w:lang w:eastAsia="ko-KR"/>
              </w:rPr>
            </w:pPr>
            <w:r>
              <w:rPr>
                <w:sz w:val="20"/>
                <w:szCs w:val="20"/>
                <w:lang w:eastAsia="ko-KR"/>
              </w:rPr>
              <w:t>SAMEA3713711</w:t>
            </w:r>
          </w:p>
        </w:tc>
      </w:tr>
      <w:tr>
        <w:trPr/>
        <w:tc>
          <w:tcPr>
            <w:tcW w:w="1584" w:type="dxa"/>
            <w:tcBorders/>
          </w:tcPr>
          <w:p>
            <w:pPr>
              <w:pStyle w:val="Compact"/>
              <w:spacing w:before="36" w:after="36"/>
              <w:jc w:val="center"/>
              <w:rPr>
                <w:sz w:val="20"/>
                <w:szCs w:val="20"/>
                <w:lang w:eastAsia="ko-KR"/>
              </w:rPr>
            </w:pPr>
            <w:r>
              <w:rPr>
                <w:sz w:val="20"/>
                <w:szCs w:val="20"/>
                <w:lang w:eastAsia="ko-KR"/>
              </w:rPr>
              <w:t>8291</w:t>
            </w:r>
          </w:p>
        </w:tc>
        <w:tc>
          <w:tcPr>
            <w:tcW w:w="1283" w:type="dxa"/>
            <w:tcBorders/>
          </w:tcPr>
          <w:p>
            <w:pPr>
              <w:pStyle w:val="Compact"/>
              <w:spacing w:before="36" w:after="36"/>
              <w:jc w:val="center"/>
              <w:rPr>
                <w:sz w:val="20"/>
                <w:szCs w:val="20"/>
                <w:lang w:eastAsia="ko-KR"/>
              </w:rPr>
            </w:pPr>
            <w:r>
              <w:rPr>
                <w:sz w:val="20"/>
                <w:szCs w:val="20"/>
                <w:lang w:eastAsia="ko-KR"/>
              </w:rPr>
              <w:t>1348-1350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England</w:t>
            </w:r>
          </w:p>
        </w:tc>
        <w:tc>
          <w:tcPr>
            <w:tcW w:w="2029" w:type="dxa"/>
            <w:tcBorders/>
          </w:tcPr>
          <w:p>
            <w:pPr>
              <w:pStyle w:val="Compact"/>
              <w:spacing w:before="36" w:after="36"/>
              <w:jc w:val="center"/>
              <w:rPr>
                <w:sz w:val="20"/>
                <w:szCs w:val="20"/>
                <w:lang w:eastAsia="ko-KR"/>
              </w:rPr>
            </w:pPr>
            <w:r>
              <w:rPr>
                <w:sz w:val="20"/>
                <w:szCs w:val="20"/>
                <w:lang w:eastAsia="ko-KR"/>
              </w:rPr>
              <w:t>SAMN00715800</w:t>
            </w:r>
          </w:p>
        </w:tc>
      </w:tr>
      <w:tr>
        <w:trPr/>
        <w:tc>
          <w:tcPr>
            <w:tcW w:w="1584" w:type="dxa"/>
            <w:tcBorders/>
          </w:tcPr>
          <w:p>
            <w:pPr>
              <w:pStyle w:val="Compact"/>
              <w:spacing w:before="36" w:after="36"/>
              <w:jc w:val="center"/>
              <w:rPr>
                <w:sz w:val="20"/>
                <w:szCs w:val="20"/>
                <w:lang w:eastAsia="ko-KR"/>
              </w:rPr>
            </w:pPr>
            <w:r>
              <w:rPr>
                <w:sz w:val="20"/>
                <w:szCs w:val="20"/>
                <w:lang w:eastAsia="ko-KR"/>
              </w:rPr>
              <w:t>COL001</w:t>
            </w:r>
          </w:p>
        </w:tc>
        <w:tc>
          <w:tcPr>
            <w:tcW w:w="1283" w:type="dxa"/>
            <w:tcBorders/>
          </w:tcPr>
          <w:p>
            <w:pPr>
              <w:pStyle w:val="Compact"/>
              <w:spacing w:before="36" w:after="36"/>
              <w:jc w:val="center"/>
              <w:rPr>
                <w:sz w:val="20"/>
                <w:szCs w:val="20"/>
                <w:lang w:eastAsia="ko-KR"/>
              </w:rPr>
            </w:pPr>
            <w:r>
              <w:rPr>
                <w:sz w:val="20"/>
                <w:szCs w:val="20"/>
                <w:lang w:eastAsia="ko-KR"/>
              </w:rPr>
              <w:t>1300 - 1400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Italy</w:t>
            </w:r>
          </w:p>
        </w:tc>
        <w:tc>
          <w:tcPr>
            <w:tcW w:w="2029" w:type="dxa"/>
            <w:tcBorders/>
          </w:tcPr>
          <w:p>
            <w:pPr>
              <w:pStyle w:val="Compact"/>
              <w:spacing w:before="36" w:after="36"/>
              <w:jc w:val="center"/>
              <w:rPr>
                <w:sz w:val="20"/>
                <w:szCs w:val="20"/>
                <w:lang w:eastAsia="ko-KR"/>
              </w:rPr>
            </w:pPr>
            <w:r>
              <w:rPr>
                <w:sz w:val="20"/>
                <w:szCs w:val="20"/>
                <w:lang w:eastAsia="ko-KR"/>
              </w:rPr>
              <w:t>SAMEA7293136</w:t>
            </w:r>
          </w:p>
        </w:tc>
      </w:tr>
      <w:tr>
        <w:trPr/>
        <w:tc>
          <w:tcPr>
            <w:tcW w:w="1584" w:type="dxa"/>
            <w:tcBorders/>
          </w:tcPr>
          <w:p>
            <w:pPr>
              <w:pStyle w:val="Compact"/>
              <w:spacing w:before="36" w:after="36"/>
              <w:jc w:val="center"/>
              <w:rPr>
                <w:sz w:val="20"/>
                <w:szCs w:val="20"/>
                <w:lang w:eastAsia="ko-KR"/>
              </w:rPr>
            </w:pPr>
            <w:r>
              <w:rPr>
                <w:sz w:val="20"/>
                <w:szCs w:val="20"/>
                <w:lang w:eastAsia="ko-KR"/>
              </w:rPr>
              <w:t>CHE1</w:t>
            </w:r>
          </w:p>
        </w:tc>
        <w:tc>
          <w:tcPr>
            <w:tcW w:w="1283" w:type="dxa"/>
            <w:tcBorders/>
          </w:tcPr>
          <w:p>
            <w:pPr>
              <w:pStyle w:val="Compact"/>
              <w:spacing w:before="36" w:after="36"/>
              <w:jc w:val="center"/>
              <w:rPr>
                <w:sz w:val="20"/>
                <w:szCs w:val="20"/>
                <w:lang w:eastAsia="ko-KR"/>
              </w:rPr>
            </w:pPr>
            <w:r>
              <w:rPr>
                <w:sz w:val="20"/>
                <w:szCs w:val="20"/>
                <w:lang w:eastAsia="ko-KR"/>
              </w:rPr>
              <w:t>1500 - 1800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Russia</w:t>
            </w:r>
          </w:p>
        </w:tc>
        <w:tc>
          <w:tcPr>
            <w:tcW w:w="2029" w:type="dxa"/>
            <w:tcBorders/>
          </w:tcPr>
          <w:p>
            <w:pPr>
              <w:pStyle w:val="Compact"/>
              <w:spacing w:before="36" w:after="36"/>
              <w:jc w:val="center"/>
              <w:rPr>
                <w:sz w:val="20"/>
                <w:szCs w:val="20"/>
                <w:lang w:eastAsia="ko-KR"/>
              </w:rPr>
            </w:pPr>
            <w:r>
              <w:rPr>
                <w:sz w:val="20"/>
                <w:szCs w:val="20"/>
                <w:lang w:eastAsia="ko-KR"/>
              </w:rPr>
              <w:t>SAMEA7293135</w:t>
            </w:r>
          </w:p>
        </w:tc>
      </w:tr>
      <w:tr>
        <w:trPr/>
        <w:tc>
          <w:tcPr>
            <w:tcW w:w="1584" w:type="dxa"/>
            <w:tcBorders/>
          </w:tcPr>
          <w:p>
            <w:pPr>
              <w:pStyle w:val="Compact"/>
              <w:spacing w:before="36" w:after="36"/>
              <w:jc w:val="center"/>
              <w:rPr>
                <w:sz w:val="20"/>
                <w:szCs w:val="20"/>
                <w:lang w:eastAsia="ko-KR"/>
              </w:rPr>
            </w:pPr>
            <w:r>
              <w:rPr>
                <w:sz w:val="20"/>
                <w:szCs w:val="20"/>
                <w:lang w:eastAsia="ko-KR"/>
              </w:rPr>
              <w:t>Rostov2033</w:t>
            </w:r>
          </w:p>
        </w:tc>
        <w:tc>
          <w:tcPr>
            <w:tcW w:w="1283" w:type="dxa"/>
            <w:tcBorders/>
          </w:tcPr>
          <w:p>
            <w:pPr>
              <w:pStyle w:val="Compact"/>
              <w:spacing w:before="36" w:after="36"/>
              <w:jc w:val="center"/>
              <w:rPr>
                <w:sz w:val="20"/>
                <w:szCs w:val="20"/>
                <w:lang w:eastAsia="ko-KR"/>
              </w:rPr>
            </w:pPr>
            <w:r>
              <w:rPr>
                <w:sz w:val="20"/>
                <w:szCs w:val="20"/>
                <w:lang w:eastAsia="ko-KR"/>
              </w:rPr>
              <w:t>1762 - 1773</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Russia</w:t>
            </w:r>
          </w:p>
        </w:tc>
        <w:tc>
          <w:tcPr>
            <w:tcW w:w="2029" w:type="dxa"/>
            <w:tcBorders/>
          </w:tcPr>
          <w:p>
            <w:pPr>
              <w:pStyle w:val="Compact"/>
              <w:spacing w:before="36" w:after="36"/>
              <w:jc w:val="center"/>
              <w:rPr>
                <w:sz w:val="20"/>
                <w:szCs w:val="20"/>
                <w:lang w:eastAsia="ko-KR"/>
              </w:rPr>
            </w:pPr>
            <w:r>
              <w:rPr>
                <w:sz w:val="20"/>
                <w:szCs w:val="20"/>
                <w:lang w:eastAsia="ko-KR"/>
              </w:rPr>
              <w:t>SAMEA7313236_38</w:t>
            </w:r>
          </w:p>
        </w:tc>
      </w:tr>
      <w:tr>
        <w:trPr/>
        <w:tc>
          <w:tcPr>
            <w:tcW w:w="1584" w:type="dxa"/>
            <w:tcBorders/>
          </w:tcPr>
          <w:p>
            <w:pPr>
              <w:pStyle w:val="Compact"/>
              <w:spacing w:before="36" w:after="36"/>
              <w:jc w:val="center"/>
              <w:rPr>
                <w:sz w:val="20"/>
                <w:szCs w:val="20"/>
                <w:lang w:eastAsia="ko-KR"/>
              </w:rPr>
            </w:pPr>
            <w:r>
              <w:rPr>
                <w:sz w:val="20"/>
                <w:szCs w:val="20"/>
                <w:lang w:eastAsia="ko-KR"/>
              </w:rPr>
              <w:t>Azov38</w:t>
            </w:r>
          </w:p>
        </w:tc>
        <w:tc>
          <w:tcPr>
            <w:tcW w:w="1283" w:type="dxa"/>
            <w:tcBorders/>
          </w:tcPr>
          <w:p>
            <w:pPr>
              <w:pStyle w:val="Compact"/>
              <w:spacing w:before="36" w:after="36"/>
              <w:jc w:val="center"/>
              <w:rPr>
                <w:sz w:val="20"/>
                <w:szCs w:val="20"/>
                <w:lang w:eastAsia="ko-KR"/>
              </w:rPr>
            </w:pPr>
            <w:r>
              <w:rPr>
                <w:sz w:val="20"/>
                <w:szCs w:val="20"/>
                <w:lang w:eastAsia="ko-KR"/>
              </w:rPr>
              <w:t>1400 - 1700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Russia</w:t>
            </w:r>
          </w:p>
        </w:tc>
        <w:tc>
          <w:tcPr>
            <w:tcW w:w="2029" w:type="dxa"/>
            <w:tcBorders/>
          </w:tcPr>
          <w:p>
            <w:pPr>
              <w:pStyle w:val="Compact"/>
              <w:spacing w:before="36" w:after="36"/>
              <w:jc w:val="center"/>
              <w:rPr>
                <w:sz w:val="20"/>
                <w:szCs w:val="20"/>
                <w:lang w:eastAsia="ko-KR"/>
              </w:rPr>
            </w:pPr>
            <w:r>
              <w:rPr>
                <w:sz w:val="20"/>
                <w:szCs w:val="20"/>
                <w:lang w:eastAsia="ko-KR"/>
              </w:rPr>
              <w:t>SAMEA7313243_45</w:t>
            </w:r>
          </w:p>
        </w:tc>
      </w:tr>
      <w:tr>
        <w:trPr/>
        <w:tc>
          <w:tcPr>
            <w:tcW w:w="1584" w:type="dxa"/>
            <w:tcBorders/>
          </w:tcPr>
          <w:p>
            <w:pPr>
              <w:pStyle w:val="Compact"/>
              <w:spacing w:before="36" w:after="36"/>
              <w:jc w:val="center"/>
              <w:rPr>
                <w:sz w:val="20"/>
                <w:szCs w:val="20"/>
                <w:lang w:eastAsia="ko-KR"/>
              </w:rPr>
            </w:pPr>
            <w:r>
              <w:rPr>
                <w:sz w:val="20"/>
                <w:szCs w:val="20"/>
                <w:lang w:eastAsia="ko-KR"/>
              </w:rPr>
              <w:t>Gdansk8</w:t>
            </w:r>
          </w:p>
        </w:tc>
        <w:tc>
          <w:tcPr>
            <w:tcW w:w="1283" w:type="dxa"/>
            <w:tcBorders/>
          </w:tcPr>
          <w:p>
            <w:pPr>
              <w:pStyle w:val="Compact"/>
              <w:spacing w:before="36" w:after="36"/>
              <w:jc w:val="center"/>
              <w:rPr>
                <w:sz w:val="20"/>
                <w:szCs w:val="20"/>
                <w:lang w:eastAsia="ko-KR"/>
              </w:rPr>
            </w:pPr>
            <w:r>
              <w:rPr>
                <w:sz w:val="20"/>
                <w:szCs w:val="20"/>
                <w:lang w:eastAsia="ko-KR"/>
              </w:rPr>
              <w:t>1400 - 1700</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Poland</w:t>
            </w:r>
          </w:p>
        </w:tc>
        <w:tc>
          <w:tcPr>
            <w:tcW w:w="2029" w:type="dxa"/>
            <w:tcBorders/>
          </w:tcPr>
          <w:p>
            <w:pPr>
              <w:pStyle w:val="Compact"/>
              <w:spacing w:before="36" w:after="36"/>
              <w:jc w:val="center"/>
              <w:rPr>
                <w:sz w:val="20"/>
                <w:szCs w:val="20"/>
                <w:lang w:eastAsia="ko-KR"/>
              </w:rPr>
            </w:pPr>
            <w:r>
              <w:rPr>
                <w:sz w:val="20"/>
                <w:szCs w:val="20"/>
                <w:lang w:eastAsia="ko-KR"/>
              </w:rPr>
              <w:t>SAMEA7313246_49</w:t>
            </w:r>
          </w:p>
        </w:tc>
      </w:tr>
      <w:tr>
        <w:trPr/>
        <w:tc>
          <w:tcPr>
            <w:tcW w:w="1584" w:type="dxa"/>
            <w:tcBorders/>
          </w:tcPr>
          <w:p>
            <w:pPr>
              <w:pStyle w:val="Compact"/>
              <w:spacing w:before="36" w:after="36"/>
              <w:jc w:val="center"/>
              <w:rPr>
                <w:sz w:val="20"/>
                <w:szCs w:val="20"/>
                <w:lang w:eastAsia="ko-KR"/>
              </w:rPr>
            </w:pPr>
            <w:r>
              <w:rPr>
                <w:sz w:val="20"/>
                <w:szCs w:val="20"/>
                <w:lang w:eastAsia="ko-KR"/>
              </w:rPr>
              <w:t>AGU010</w:t>
            </w:r>
          </w:p>
        </w:tc>
        <w:tc>
          <w:tcPr>
            <w:tcW w:w="1283" w:type="dxa"/>
            <w:tcBorders/>
          </w:tcPr>
          <w:p>
            <w:pPr>
              <w:pStyle w:val="Compact"/>
              <w:spacing w:before="36" w:after="36"/>
              <w:jc w:val="center"/>
              <w:rPr>
                <w:sz w:val="20"/>
                <w:szCs w:val="20"/>
                <w:lang w:eastAsia="ko-KR"/>
              </w:rPr>
            </w:pPr>
            <w:r>
              <w:rPr>
                <w:sz w:val="20"/>
                <w:szCs w:val="20"/>
                <w:lang w:eastAsia="ko-KR"/>
              </w:rPr>
              <w:t>1435 - 1477</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Lithuania</w:t>
            </w:r>
          </w:p>
        </w:tc>
        <w:tc>
          <w:tcPr>
            <w:tcW w:w="2029" w:type="dxa"/>
            <w:tcBorders/>
          </w:tcPr>
          <w:p>
            <w:pPr>
              <w:pStyle w:val="Compact"/>
              <w:spacing w:before="36" w:after="36"/>
              <w:jc w:val="center"/>
              <w:rPr>
                <w:sz w:val="20"/>
                <w:szCs w:val="20"/>
                <w:lang w:eastAsia="ko-KR"/>
              </w:rPr>
            </w:pPr>
            <w:r>
              <w:rPr>
                <w:sz w:val="20"/>
                <w:szCs w:val="20"/>
                <w:lang w:eastAsia="ko-KR"/>
              </w:rPr>
              <w:t>SAMEA6651390</w:t>
            </w:r>
          </w:p>
        </w:tc>
      </w:tr>
      <w:tr>
        <w:trPr/>
        <w:tc>
          <w:tcPr>
            <w:tcW w:w="1584" w:type="dxa"/>
            <w:tcBorders/>
          </w:tcPr>
          <w:p>
            <w:pPr>
              <w:pStyle w:val="Compact"/>
              <w:spacing w:before="36" w:after="36"/>
              <w:jc w:val="center"/>
              <w:rPr>
                <w:sz w:val="20"/>
                <w:szCs w:val="20"/>
                <w:lang w:eastAsia="ko-KR"/>
              </w:rPr>
            </w:pPr>
            <w:r>
              <w:rPr>
                <w:sz w:val="20"/>
                <w:szCs w:val="20"/>
                <w:lang w:eastAsia="ko-KR"/>
              </w:rPr>
              <w:t>AGU025</w:t>
            </w:r>
          </w:p>
        </w:tc>
        <w:tc>
          <w:tcPr>
            <w:tcW w:w="1283" w:type="dxa"/>
            <w:tcBorders/>
          </w:tcPr>
          <w:p>
            <w:pPr>
              <w:pStyle w:val="Compact"/>
              <w:spacing w:before="36" w:after="36"/>
              <w:jc w:val="center"/>
              <w:rPr>
                <w:sz w:val="20"/>
                <w:szCs w:val="20"/>
                <w:lang w:eastAsia="ko-KR"/>
              </w:rPr>
            </w:pPr>
            <w:r>
              <w:rPr>
                <w:sz w:val="20"/>
                <w:szCs w:val="20"/>
                <w:lang w:eastAsia="ko-KR"/>
              </w:rPr>
              <w:t>1441 - 1612</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Lithuania</w:t>
            </w:r>
          </w:p>
        </w:tc>
        <w:tc>
          <w:tcPr>
            <w:tcW w:w="2029" w:type="dxa"/>
            <w:tcBorders/>
          </w:tcPr>
          <w:p>
            <w:pPr>
              <w:pStyle w:val="Compact"/>
              <w:spacing w:before="36" w:after="36"/>
              <w:jc w:val="center"/>
              <w:rPr>
                <w:sz w:val="20"/>
                <w:szCs w:val="20"/>
                <w:lang w:eastAsia="ko-KR"/>
              </w:rPr>
            </w:pPr>
            <w:r>
              <w:rPr>
                <w:sz w:val="20"/>
                <w:szCs w:val="20"/>
                <w:lang w:eastAsia="ko-KR"/>
              </w:rPr>
              <w:t>SAMEA6637004</w:t>
            </w:r>
          </w:p>
        </w:tc>
      </w:tr>
      <w:tr>
        <w:trPr/>
        <w:tc>
          <w:tcPr>
            <w:tcW w:w="1584" w:type="dxa"/>
            <w:tcBorders/>
          </w:tcPr>
          <w:p>
            <w:pPr>
              <w:pStyle w:val="Compact"/>
              <w:spacing w:before="36" w:after="36"/>
              <w:jc w:val="center"/>
              <w:rPr>
                <w:sz w:val="20"/>
                <w:szCs w:val="20"/>
                <w:lang w:eastAsia="ko-KR"/>
              </w:rPr>
            </w:pPr>
            <w:r>
              <w:rPr>
                <w:sz w:val="20"/>
                <w:szCs w:val="20"/>
                <w:lang w:eastAsia="ko-KR"/>
              </w:rPr>
              <w:t>AGU007B</w:t>
            </w:r>
          </w:p>
        </w:tc>
        <w:tc>
          <w:tcPr>
            <w:tcW w:w="1283" w:type="dxa"/>
            <w:tcBorders/>
          </w:tcPr>
          <w:p>
            <w:pPr>
              <w:pStyle w:val="Compact"/>
              <w:spacing w:before="36" w:after="36"/>
              <w:jc w:val="center"/>
              <w:rPr>
                <w:sz w:val="20"/>
                <w:szCs w:val="20"/>
                <w:lang w:eastAsia="ko-KR"/>
              </w:rPr>
            </w:pPr>
            <w:r>
              <w:rPr>
                <w:sz w:val="20"/>
                <w:szCs w:val="20"/>
                <w:lang w:eastAsia="ko-KR"/>
              </w:rPr>
              <w:t>1463 - 1632</w:t>
            </w:r>
          </w:p>
        </w:tc>
        <w:tc>
          <w:tcPr>
            <w:tcW w:w="906" w:type="dxa"/>
            <w:tcBorders/>
          </w:tcPr>
          <w:p>
            <w:pPr>
              <w:pStyle w:val="Compact"/>
              <w:spacing w:before="36" w:after="36"/>
              <w:jc w:val="center"/>
              <w:rPr>
                <w:sz w:val="20"/>
                <w:szCs w:val="20"/>
                <w:lang w:eastAsia="ko-KR"/>
              </w:rPr>
            </w:pPr>
            <w:r>
              <w:rPr>
                <w:sz w:val="20"/>
                <w:szCs w:val="20"/>
                <w:lang w:eastAsia="ko-KR"/>
              </w:rPr>
              <w:t>1.PRE1</w:t>
            </w:r>
          </w:p>
        </w:tc>
        <w:tc>
          <w:tcPr>
            <w:tcW w:w="1696" w:type="dxa"/>
            <w:tcBorders/>
          </w:tcPr>
          <w:p>
            <w:pPr>
              <w:pStyle w:val="Compact"/>
              <w:spacing w:before="36" w:after="36"/>
              <w:jc w:val="center"/>
              <w:rPr>
                <w:sz w:val="20"/>
                <w:szCs w:val="20"/>
                <w:lang w:eastAsia="ko-KR"/>
              </w:rPr>
            </w:pPr>
            <w:r>
              <w:rPr>
                <w:sz w:val="20"/>
                <w:szCs w:val="20"/>
                <w:lang w:eastAsia="ko-KR"/>
              </w:rPr>
              <w:t>Lithuania</w:t>
            </w:r>
          </w:p>
        </w:tc>
        <w:tc>
          <w:tcPr>
            <w:tcW w:w="2029" w:type="dxa"/>
            <w:tcBorders/>
          </w:tcPr>
          <w:p>
            <w:pPr>
              <w:pStyle w:val="Compact"/>
              <w:spacing w:before="36" w:after="36"/>
              <w:jc w:val="center"/>
              <w:rPr>
                <w:sz w:val="20"/>
                <w:szCs w:val="20"/>
                <w:lang w:eastAsia="ko-KR"/>
              </w:rPr>
            </w:pPr>
            <w:r>
              <w:rPr>
                <w:sz w:val="20"/>
                <w:szCs w:val="20"/>
                <w:lang w:eastAsia="ko-KR"/>
              </w:rPr>
              <w:t>SAMEA6637002</w:t>
            </w:r>
          </w:p>
        </w:tc>
      </w:tr>
    </w:tbl>
    <w:p>
      <w:pPr>
        <w:pStyle w:val="TableCaption"/>
        <w:rPr/>
      </w:pPr>
      <w:bookmarkStart w:id="119" w:name="tbl%3Agenome_second_pandemic"/>
      <w:bookmarkEnd w:id="119"/>
      <w:r>
        <w:rPr/>
        <w:t xml:space="preserve">Table 8: Reference genome metadata. </w:t>
      </w:r>
    </w:p>
    <w:tbl>
      <w:tblPr>
        <w:tblStyle w:val="Table"/>
        <w:tblW w:w="6474" w:type="dxa"/>
        <w:jc w:val="left"/>
        <w:tblInd w:w="0" w:type="dxa"/>
        <w:tblCellMar>
          <w:top w:w="0" w:type="dxa"/>
          <w:left w:w="108" w:type="dxa"/>
          <w:bottom w:w="0" w:type="dxa"/>
          <w:right w:w="108" w:type="dxa"/>
        </w:tblCellMar>
        <w:tblLook w:val="07e0" w:noHBand="1" w:noVBand="1" w:firstColumn="1" w:lastRow="1" w:lastColumn="1" w:firstRow="1"/>
      </w:tblPr>
      <w:tblGrid>
        <w:gridCol w:w="782"/>
        <w:gridCol w:w="661"/>
        <w:gridCol w:w="907"/>
        <w:gridCol w:w="2429"/>
        <w:gridCol w:w="1695"/>
      </w:tblGrid>
      <w:tr>
        <w:trPr>
          <w:cnfStyle w:val="100000000000" w:firstRow="1" w:lastRow="0" w:firstColumn="0" w:lastColumn="0" w:oddVBand="0" w:evenVBand="0" w:oddHBand="0" w:evenHBand="0" w:firstRowFirstColumn="0" w:firstRowLastColumn="0" w:lastRowFirstColumn="0" w:lastRowLastColumn="0"/>
        </w:trPr>
        <w:tc>
          <w:tcPr>
            <w:tcW w:w="782"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Strain</w:t>
            </w:r>
          </w:p>
        </w:tc>
        <w:tc>
          <w:tcPr>
            <w:tcW w:w="661"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Date</w:t>
            </w:r>
          </w:p>
        </w:tc>
        <w:tc>
          <w:tcPr>
            <w:tcW w:w="907"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Branch</w:t>
            </w:r>
          </w:p>
        </w:tc>
        <w:tc>
          <w:tcPr>
            <w:tcW w:w="242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Country</w:t>
            </w:r>
          </w:p>
        </w:tc>
        <w:tc>
          <w:tcPr>
            <w:tcW w:w="1695"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Accession</w:t>
            </w:r>
          </w:p>
        </w:tc>
      </w:tr>
      <w:tr>
        <w:trPr/>
        <w:tc>
          <w:tcPr>
            <w:tcW w:w="782" w:type="dxa"/>
            <w:tcBorders/>
          </w:tcPr>
          <w:p>
            <w:pPr>
              <w:pStyle w:val="Compact"/>
              <w:spacing w:before="36" w:after="36"/>
              <w:jc w:val="center"/>
              <w:rPr>
                <w:sz w:val="20"/>
                <w:szCs w:val="20"/>
                <w:lang w:eastAsia="ko-KR"/>
              </w:rPr>
            </w:pPr>
            <w:r>
              <w:rPr>
                <w:sz w:val="20"/>
                <w:szCs w:val="20"/>
                <w:lang w:eastAsia="ko-KR"/>
              </w:rPr>
              <w:t>CO92</w:t>
            </w:r>
          </w:p>
        </w:tc>
        <w:tc>
          <w:tcPr>
            <w:tcW w:w="661" w:type="dxa"/>
            <w:tcBorders/>
          </w:tcPr>
          <w:p>
            <w:pPr>
              <w:pStyle w:val="Compact"/>
              <w:spacing w:before="36" w:after="36"/>
              <w:jc w:val="center"/>
              <w:rPr>
                <w:sz w:val="20"/>
                <w:szCs w:val="20"/>
                <w:lang w:eastAsia="ko-KR"/>
              </w:rPr>
            </w:pPr>
            <w:r>
              <w:rPr>
                <w:sz w:val="20"/>
                <w:szCs w:val="20"/>
                <w:lang w:eastAsia="ko-KR"/>
              </w:rPr>
              <w:t>1992</w:t>
            </w:r>
          </w:p>
        </w:tc>
        <w:tc>
          <w:tcPr>
            <w:tcW w:w="907" w:type="dxa"/>
            <w:tcBorders/>
          </w:tcPr>
          <w:p>
            <w:pPr>
              <w:pStyle w:val="Compact"/>
              <w:spacing w:before="36" w:after="36"/>
              <w:jc w:val="center"/>
              <w:rPr>
                <w:sz w:val="20"/>
                <w:szCs w:val="20"/>
                <w:lang w:eastAsia="ko-KR"/>
              </w:rPr>
            </w:pPr>
            <w:r>
              <w:rPr>
                <w:sz w:val="20"/>
                <w:szCs w:val="20"/>
                <w:lang w:eastAsia="ko-KR"/>
              </w:rPr>
              <w:t>1.ORI1</w:t>
            </w:r>
          </w:p>
        </w:tc>
        <w:tc>
          <w:tcPr>
            <w:tcW w:w="2429" w:type="dxa"/>
            <w:tcBorders/>
          </w:tcPr>
          <w:p>
            <w:pPr>
              <w:pStyle w:val="Compact"/>
              <w:spacing w:before="36" w:after="36"/>
              <w:jc w:val="center"/>
              <w:rPr>
                <w:sz w:val="20"/>
                <w:szCs w:val="20"/>
                <w:lang w:eastAsia="ko-KR"/>
              </w:rPr>
            </w:pPr>
            <w:r>
              <w:rPr>
                <w:sz w:val="20"/>
                <w:szCs w:val="20"/>
                <w:lang w:eastAsia="ko-KR"/>
              </w:rPr>
              <w:t>United States of America</w:t>
            </w:r>
          </w:p>
        </w:tc>
        <w:tc>
          <w:tcPr>
            <w:tcW w:w="1695" w:type="dxa"/>
            <w:tcBorders/>
          </w:tcPr>
          <w:p>
            <w:pPr>
              <w:pStyle w:val="Compact"/>
              <w:spacing w:before="36" w:after="36"/>
              <w:jc w:val="center"/>
              <w:rPr>
                <w:sz w:val="20"/>
                <w:szCs w:val="20"/>
                <w:lang w:eastAsia="ko-KR"/>
              </w:rPr>
            </w:pPr>
            <w:r>
              <w:rPr>
                <w:sz w:val="20"/>
                <w:szCs w:val="20"/>
                <w:lang w:eastAsia="ko-KR"/>
              </w:rPr>
              <w:t>SAMEA1705942</w:t>
            </w:r>
          </w:p>
        </w:tc>
      </w:tr>
    </w:tbl>
    <w:p>
      <w:pPr>
        <w:pStyle w:val="TableCaption"/>
        <w:rPr/>
      </w:pPr>
      <w:r>
        <w:rPr/>
        <w:t xml:space="preserve">Table 9: Outgroup genomes metadata. </w:t>
      </w:r>
    </w:p>
    <w:tbl>
      <w:tblPr>
        <w:tblStyle w:val="Table"/>
        <w:tblW w:w="6453" w:type="dxa"/>
        <w:jc w:val="left"/>
        <w:tblInd w:w="0" w:type="dxa"/>
        <w:tblCellMar>
          <w:top w:w="0" w:type="dxa"/>
          <w:left w:w="108" w:type="dxa"/>
          <w:bottom w:w="0" w:type="dxa"/>
          <w:right w:w="108" w:type="dxa"/>
        </w:tblCellMar>
        <w:tblLook w:val="07e0" w:noHBand="1" w:noVBand="1" w:firstColumn="1" w:lastRow="1" w:lastColumn="1" w:firstRow="1"/>
      </w:tblPr>
      <w:tblGrid>
        <w:gridCol w:w="1373"/>
        <w:gridCol w:w="1284"/>
        <w:gridCol w:w="906"/>
        <w:gridCol w:w="1206"/>
        <w:gridCol w:w="1684"/>
      </w:tblGrid>
      <w:tr>
        <w:trPr>
          <w:cnfStyle w:val="100000000000" w:firstRow="1" w:lastRow="0" w:firstColumn="0" w:lastColumn="0" w:oddVBand="0" w:evenVBand="0" w:oddHBand="0" w:evenHBand="0" w:firstRowFirstColumn="0" w:firstRowLastColumn="0" w:lastRowFirstColumn="0" w:lastRowLastColumn="0"/>
        </w:trPr>
        <w:tc>
          <w:tcPr>
            <w:tcW w:w="1373"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Strain</w:t>
            </w:r>
          </w:p>
        </w:tc>
        <w:tc>
          <w:tcPr>
            <w:tcW w:w="1284"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Date</w:t>
            </w:r>
          </w:p>
        </w:tc>
        <w:tc>
          <w:tcPr>
            <w:tcW w:w="906"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Branch</w:t>
            </w:r>
          </w:p>
        </w:tc>
        <w:tc>
          <w:tcPr>
            <w:tcW w:w="1206"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Country</w:t>
            </w:r>
          </w:p>
        </w:tc>
        <w:tc>
          <w:tcPr>
            <w:tcW w:w="1684"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Accession</w:t>
            </w:r>
          </w:p>
        </w:tc>
      </w:tr>
      <w:tr>
        <w:trPr/>
        <w:tc>
          <w:tcPr>
            <w:tcW w:w="1373" w:type="dxa"/>
            <w:tcBorders/>
          </w:tcPr>
          <w:p>
            <w:pPr>
              <w:pStyle w:val="Compact"/>
              <w:spacing w:before="36" w:after="36"/>
              <w:jc w:val="center"/>
              <w:rPr>
                <w:sz w:val="20"/>
                <w:szCs w:val="20"/>
                <w:lang w:eastAsia="ko-KR"/>
              </w:rPr>
            </w:pPr>
            <w:r>
              <w:rPr>
                <w:sz w:val="20"/>
                <w:szCs w:val="20"/>
                <w:lang w:eastAsia="ko-KR"/>
              </w:rPr>
              <w:t>231</w:t>
            </w:r>
          </w:p>
        </w:tc>
        <w:tc>
          <w:tcPr>
            <w:tcW w:w="1284" w:type="dxa"/>
            <w:tcBorders/>
          </w:tcPr>
          <w:p>
            <w:pPr>
              <w:pStyle w:val="Compact"/>
              <w:spacing w:before="36" w:after="36"/>
              <w:jc w:val="center"/>
              <w:rPr>
                <w:sz w:val="20"/>
                <w:szCs w:val="20"/>
                <w:lang w:eastAsia="ko-KR"/>
              </w:rPr>
            </w:pPr>
            <w:r>
              <w:rPr>
                <w:sz w:val="20"/>
                <w:szCs w:val="20"/>
                <w:lang w:eastAsia="ko-KR"/>
              </w:rPr>
              <w:t>1947</w:t>
            </w:r>
          </w:p>
        </w:tc>
        <w:tc>
          <w:tcPr>
            <w:tcW w:w="906" w:type="dxa"/>
            <w:tcBorders/>
          </w:tcPr>
          <w:p>
            <w:pPr>
              <w:pStyle w:val="Compact"/>
              <w:spacing w:before="36" w:after="36"/>
              <w:jc w:val="center"/>
              <w:rPr>
                <w:sz w:val="20"/>
                <w:szCs w:val="20"/>
                <w:lang w:eastAsia="ko-KR"/>
              </w:rPr>
            </w:pPr>
            <w:r>
              <w:rPr>
                <w:sz w:val="20"/>
                <w:szCs w:val="20"/>
                <w:lang w:eastAsia="ko-KR"/>
              </w:rPr>
              <w:t>0.ANT3</w:t>
            </w:r>
          </w:p>
        </w:tc>
        <w:tc>
          <w:tcPr>
            <w:tcW w:w="1206" w:type="dxa"/>
            <w:tcBorders/>
          </w:tcPr>
          <w:p>
            <w:pPr>
              <w:pStyle w:val="Compact"/>
              <w:spacing w:before="36" w:after="36"/>
              <w:jc w:val="center"/>
              <w:rPr>
                <w:sz w:val="20"/>
                <w:szCs w:val="20"/>
                <w:lang w:eastAsia="ko-KR"/>
              </w:rPr>
            </w:pPr>
            <w:r>
              <w:rPr>
                <w:sz w:val="20"/>
                <w:szCs w:val="20"/>
                <w:lang w:eastAsia="ko-KR"/>
              </w:rPr>
              <w:t>Kyrgyzstan</w:t>
            </w:r>
          </w:p>
        </w:tc>
        <w:tc>
          <w:tcPr>
            <w:tcW w:w="1684" w:type="dxa"/>
            <w:tcBorders/>
          </w:tcPr>
          <w:p>
            <w:pPr>
              <w:pStyle w:val="Compact"/>
              <w:spacing w:before="36" w:after="36"/>
              <w:jc w:val="center"/>
              <w:rPr>
                <w:sz w:val="20"/>
                <w:szCs w:val="20"/>
                <w:lang w:eastAsia="ko-KR"/>
              </w:rPr>
            </w:pPr>
            <w:r>
              <w:rPr>
                <w:sz w:val="20"/>
                <w:szCs w:val="20"/>
                <w:lang w:eastAsia="ko-KR"/>
              </w:rPr>
              <w:t>SAMN02777961</w:t>
            </w:r>
          </w:p>
        </w:tc>
      </w:tr>
      <w:tr>
        <w:trPr/>
        <w:tc>
          <w:tcPr>
            <w:tcW w:w="1373" w:type="dxa"/>
            <w:tcBorders/>
          </w:tcPr>
          <w:p>
            <w:pPr>
              <w:pStyle w:val="Compact"/>
              <w:spacing w:before="36" w:after="36"/>
              <w:jc w:val="center"/>
              <w:rPr>
                <w:sz w:val="20"/>
                <w:szCs w:val="20"/>
                <w:lang w:eastAsia="ko-KR"/>
              </w:rPr>
            </w:pPr>
            <w:r>
              <w:rPr>
                <w:sz w:val="20"/>
                <w:szCs w:val="20"/>
                <w:lang w:eastAsia="ko-KR"/>
              </w:rPr>
              <w:t>A-1486</w:t>
            </w:r>
          </w:p>
        </w:tc>
        <w:tc>
          <w:tcPr>
            <w:tcW w:w="1284" w:type="dxa"/>
            <w:tcBorders/>
          </w:tcPr>
          <w:p>
            <w:pPr>
              <w:pStyle w:val="Compact"/>
              <w:spacing w:before="36" w:after="36"/>
              <w:jc w:val="center"/>
              <w:rPr>
                <w:sz w:val="20"/>
                <w:szCs w:val="20"/>
                <w:lang w:eastAsia="ko-KR"/>
              </w:rPr>
            </w:pPr>
            <w:r>
              <w:rPr>
                <w:sz w:val="20"/>
                <w:szCs w:val="20"/>
                <w:lang w:eastAsia="ko-KR"/>
              </w:rPr>
              <w:t>1966</w:t>
            </w:r>
          </w:p>
        </w:tc>
        <w:tc>
          <w:tcPr>
            <w:tcW w:w="906" w:type="dxa"/>
            <w:tcBorders/>
          </w:tcPr>
          <w:p>
            <w:pPr>
              <w:pStyle w:val="Compact"/>
              <w:spacing w:before="36" w:after="36"/>
              <w:jc w:val="center"/>
              <w:rPr>
                <w:sz w:val="20"/>
                <w:szCs w:val="20"/>
                <w:lang w:eastAsia="ko-KR"/>
              </w:rPr>
            </w:pPr>
            <w:r>
              <w:rPr>
                <w:sz w:val="20"/>
                <w:szCs w:val="20"/>
                <w:lang w:eastAsia="ko-KR"/>
              </w:rPr>
              <w:t>0.ANT3</w:t>
            </w:r>
          </w:p>
        </w:tc>
        <w:tc>
          <w:tcPr>
            <w:tcW w:w="1206" w:type="dxa"/>
            <w:tcBorders/>
          </w:tcPr>
          <w:p>
            <w:pPr>
              <w:pStyle w:val="Compact"/>
              <w:spacing w:before="36" w:after="36"/>
              <w:jc w:val="center"/>
              <w:rPr>
                <w:sz w:val="20"/>
                <w:szCs w:val="20"/>
                <w:lang w:eastAsia="ko-KR"/>
              </w:rPr>
            </w:pPr>
            <w:r>
              <w:rPr>
                <w:sz w:val="20"/>
                <w:szCs w:val="20"/>
                <w:lang w:eastAsia="ko-KR"/>
              </w:rPr>
              <w:t>Kyrgyzstan</w:t>
            </w:r>
          </w:p>
        </w:tc>
        <w:tc>
          <w:tcPr>
            <w:tcW w:w="1684" w:type="dxa"/>
            <w:tcBorders/>
          </w:tcPr>
          <w:p>
            <w:pPr>
              <w:pStyle w:val="Compact"/>
              <w:spacing w:before="36" w:after="36"/>
              <w:jc w:val="center"/>
              <w:rPr>
                <w:sz w:val="20"/>
                <w:szCs w:val="20"/>
                <w:lang w:eastAsia="ko-KR"/>
              </w:rPr>
            </w:pPr>
            <w:r>
              <w:rPr>
                <w:sz w:val="20"/>
                <w:szCs w:val="20"/>
                <w:lang w:eastAsia="ko-KR"/>
              </w:rPr>
              <w:t>SAMN05149973</w:t>
            </w:r>
          </w:p>
        </w:tc>
      </w:tr>
      <w:tr>
        <w:trPr/>
        <w:tc>
          <w:tcPr>
            <w:tcW w:w="1373" w:type="dxa"/>
            <w:tcBorders/>
          </w:tcPr>
          <w:p>
            <w:pPr>
              <w:pStyle w:val="Compact"/>
              <w:spacing w:before="36" w:after="36"/>
              <w:jc w:val="center"/>
              <w:rPr>
                <w:sz w:val="20"/>
                <w:szCs w:val="20"/>
                <w:lang w:eastAsia="ko-KR"/>
              </w:rPr>
            </w:pPr>
            <w:r>
              <w:rPr>
                <w:sz w:val="20"/>
                <w:szCs w:val="20"/>
                <w:lang w:eastAsia="ko-KR"/>
              </w:rPr>
              <w:t>790</w:t>
            </w:r>
          </w:p>
        </w:tc>
        <w:tc>
          <w:tcPr>
            <w:tcW w:w="1284" w:type="dxa"/>
            <w:tcBorders/>
          </w:tcPr>
          <w:p>
            <w:pPr>
              <w:pStyle w:val="Compact"/>
              <w:spacing w:before="36" w:after="36"/>
              <w:jc w:val="center"/>
              <w:rPr>
                <w:sz w:val="20"/>
                <w:szCs w:val="20"/>
                <w:lang w:eastAsia="ko-KR"/>
              </w:rPr>
            </w:pPr>
            <w:r>
              <w:rPr>
                <w:sz w:val="20"/>
                <w:szCs w:val="20"/>
                <w:lang w:eastAsia="ko-KR"/>
              </w:rPr>
              <w:t>1961 - 1976</w:t>
            </w:r>
          </w:p>
        </w:tc>
        <w:tc>
          <w:tcPr>
            <w:tcW w:w="906" w:type="dxa"/>
            <w:tcBorders/>
          </w:tcPr>
          <w:p>
            <w:pPr>
              <w:pStyle w:val="Compact"/>
              <w:spacing w:before="36" w:after="36"/>
              <w:jc w:val="center"/>
              <w:rPr>
                <w:sz w:val="20"/>
                <w:szCs w:val="20"/>
                <w:lang w:eastAsia="ko-KR"/>
              </w:rPr>
            </w:pPr>
            <w:r>
              <w:rPr>
                <w:sz w:val="20"/>
                <w:szCs w:val="20"/>
                <w:lang w:eastAsia="ko-KR"/>
              </w:rPr>
              <w:t>0.ANT3</w:t>
            </w:r>
          </w:p>
        </w:tc>
        <w:tc>
          <w:tcPr>
            <w:tcW w:w="1206" w:type="dxa"/>
            <w:tcBorders/>
          </w:tcPr>
          <w:p>
            <w:pPr>
              <w:pStyle w:val="Compact"/>
              <w:spacing w:before="36" w:after="36"/>
              <w:jc w:val="center"/>
              <w:rPr>
                <w:sz w:val="20"/>
                <w:szCs w:val="20"/>
                <w:lang w:eastAsia="ko-KR"/>
              </w:rPr>
            </w:pPr>
            <w:r>
              <w:rPr>
                <w:sz w:val="20"/>
                <w:szCs w:val="20"/>
                <w:lang w:eastAsia="ko-KR"/>
              </w:rPr>
              <w:t>Kyrgyzstan</w:t>
            </w:r>
          </w:p>
        </w:tc>
        <w:tc>
          <w:tcPr>
            <w:tcW w:w="1684" w:type="dxa"/>
            <w:tcBorders/>
          </w:tcPr>
          <w:p>
            <w:pPr>
              <w:pStyle w:val="Compact"/>
              <w:spacing w:before="36" w:after="36"/>
              <w:jc w:val="center"/>
              <w:rPr>
                <w:sz w:val="20"/>
                <w:szCs w:val="20"/>
                <w:lang w:eastAsia="ko-KR"/>
              </w:rPr>
            </w:pPr>
            <w:r>
              <w:rPr>
                <w:sz w:val="20"/>
                <w:szCs w:val="20"/>
                <w:lang w:eastAsia="ko-KR"/>
              </w:rPr>
              <w:t>SAMN02769799</w:t>
            </w:r>
          </w:p>
        </w:tc>
      </w:tr>
      <w:tr>
        <w:trPr/>
        <w:tc>
          <w:tcPr>
            <w:tcW w:w="1373" w:type="dxa"/>
            <w:tcBorders/>
          </w:tcPr>
          <w:p>
            <w:pPr>
              <w:pStyle w:val="Compact"/>
              <w:spacing w:before="36" w:after="36"/>
              <w:jc w:val="center"/>
              <w:rPr>
                <w:sz w:val="20"/>
                <w:szCs w:val="20"/>
                <w:lang w:eastAsia="ko-KR"/>
              </w:rPr>
            </w:pPr>
            <w:r>
              <w:rPr>
                <w:sz w:val="20"/>
                <w:szCs w:val="20"/>
                <w:lang w:eastAsia="ko-KR"/>
              </w:rPr>
              <w:t>CMCC38001</w:t>
            </w:r>
          </w:p>
        </w:tc>
        <w:tc>
          <w:tcPr>
            <w:tcW w:w="1284" w:type="dxa"/>
            <w:tcBorders/>
          </w:tcPr>
          <w:p>
            <w:pPr>
              <w:pStyle w:val="Compact"/>
              <w:spacing w:before="36" w:after="36"/>
              <w:jc w:val="center"/>
              <w:rPr>
                <w:sz w:val="20"/>
                <w:szCs w:val="20"/>
                <w:lang w:eastAsia="ko-KR"/>
              </w:rPr>
            </w:pPr>
            <w:r>
              <w:rPr>
                <w:sz w:val="20"/>
                <w:szCs w:val="20"/>
                <w:lang w:eastAsia="ko-KR"/>
              </w:rPr>
              <w:t>1979</w:t>
            </w:r>
          </w:p>
        </w:tc>
        <w:tc>
          <w:tcPr>
            <w:tcW w:w="906" w:type="dxa"/>
            <w:tcBorders/>
          </w:tcPr>
          <w:p>
            <w:pPr>
              <w:pStyle w:val="Compact"/>
              <w:spacing w:before="36" w:after="36"/>
              <w:jc w:val="center"/>
              <w:rPr>
                <w:sz w:val="20"/>
                <w:szCs w:val="20"/>
                <w:lang w:eastAsia="ko-KR"/>
              </w:rPr>
            </w:pPr>
            <w:r>
              <w:rPr>
                <w:sz w:val="20"/>
                <w:szCs w:val="20"/>
                <w:lang w:eastAsia="ko-KR"/>
              </w:rPr>
              <w:t>0.ANT3</w:t>
            </w:r>
          </w:p>
        </w:tc>
        <w:tc>
          <w:tcPr>
            <w:tcW w:w="1206" w:type="dxa"/>
            <w:tcBorders/>
          </w:tcPr>
          <w:p>
            <w:pPr>
              <w:pStyle w:val="Compact"/>
              <w:spacing w:before="36" w:after="36"/>
              <w:jc w:val="center"/>
              <w:rPr>
                <w:sz w:val="20"/>
                <w:szCs w:val="20"/>
                <w:lang w:eastAsia="ko-KR"/>
              </w:rPr>
            </w:pPr>
            <w:r>
              <w:rPr>
                <w:sz w:val="20"/>
                <w:szCs w:val="20"/>
                <w:lang w:eastAsia="ko-KR"/>
              </w:rPr>
              <w:t>China</w:t>
            </w:r>
          </w:p>
        </w:tc>
        <w:tc>
          <w:tcPr>
            <w:tcW w:w="1684" w:type="dxa"/>
            <w:tcBorders/>
          </w:tcPr>
          <w:p>
            <w:pPr>
              <w:pStyle w:val="Compact"/>
              <w:spacing w:before="36" w:after="36"/>
              <w:jc w:val="center"/>
              <w:rPr>
                <w:sz w:val="20"/>
                <w:szCs w:val="20"/>
                <w:lang w:eastAsia="ko-KR"/>
              </w:rPr>
            </w:pPr>
            <w:r>
              <w:rPr>
                <w:sz w:val="20"/>
                <w:szCs w:val="20"/>
                <w:lang w:eastAsia="ko-KR"/>
              </w:rPr>
              <w:t>SAMN02403043</w:t>
            </w:r>
          </w:p>
        </w:tc>
      </w:tr>
      <w:tr>
        <w:trPr/>
        <w:tc>
          <w:tcPr>
            <w:tcW w:w="1373" w:type="dxa"/>
            <w:tcBorders/>
          </w:tcPr>
          <w:p>
            <w:pPr>
              <w:pStyle w:val="Compact"/>
              <w:spacing w:before="36" w:after="36"/>
              <w:jc w:val="center"/>
              <w:rPr>
                <w:sz w:val="20"/>
                <w:szCs w:val="20"/>
                <w:lang w:eastAsia="ko-KR"/>
              </w:rPr>
            </w:pPr>
            <w:r>
              <w:rPr>
                <w:sz w:val="20"/>
                <w:szCs w:val="20"/>
                <w:lang w:eastAsia="ko-KR"/>
              </w:rPr>
              <w:t>CMCC21106</w:t>
            </w:r>
          </w:p>
        </w:tc>
        <w:tc>
          <w:tcPr>
            <w:tcW w:w="1284" w:type="dxa"/>
            <w:tcBorders/>
          </w:tcPr>
          <w:p>
            <w:pPr>
              <w:pStyle w:val="Compact"/>
              <w:spacing w:before="36" w:after="36"/>
              <w:jc w:val="center"/>
              <w:rPr>
                <w:sz w:val="20"/>
                <w:szCs w:val="20"/>
                <w:lang w:eastAsia="ko-KR"/>
              </w:rPr>
            </w:pPr>
            <w:r>
              <w:rPr>
                <w:sz w:val="20"/>
                <w:szCs w:val="20"/>
                <w:lang w:eastAsia="ko-KR"/>
              </w:rPr>
              <w:t>2001</w:t>
            </w:r>
          </w:p>
        </w:tc>
        <w:tc>
          <w:tcPr>
            <w:tcW w:w="906" w:type="dxa"/>
            <w:tcBorders/>
          </w:tcPr>
          <w:p>
            <w:pPr>
              <w:pStyle w:val="Compact"/>
              <w:spacing w:before="36" w:after="36"/>
              <w:jc w:val="center"/>
              <w:rPr>
                <w:sz w:val="20"/>
                <w:szCs w:val="20"/>
                <w:lang w:eastAsia="ko-KR"/>
              </w:rPr>
            </w:pPr>
            <w:r>
              <w:rPr>
                <w:sz w:val="20"/>
                <w:szCs w:val="20"/>
                <w:lang w:eastAsia="ko-KR"/>
              </w:rPr>
              <w:t>0.ANT3</w:t>
            </w:r>
          </w:p>
        </w:tc>
        <w:tc>
          <w:tcPr>
            <w:tcW w:w="1206" w:type="dxa"/>
            <w:tcBorders/>
          </w:tcPr>
          <w:p>
            <w:pPr>
              <w:pStyle w:val="Compact"/>
              <w:spacing w:before="36" w:after="36"/>
              <w:jc w:val="center"/>
              <w:rPr>
                <w:sz w:val="20"/>
                <w:szCs w:val="20"/>
                <w:lang w:eastAsia="ko-KR"/>
              </w:rPr>
            </w:pPr>
            <w:r>
              <w:rPr>
                <w:sz w:val="20"/>
                <w:szCs w:val="20"/>
                <w:lang w:eastAsia="ko-KR"/>
              </w:rPr>
              <w:t>China</w:t>
            </w:r>
          </w:p>
        </w:tc>
        <w:tc>
          <w:tcPr>
            <w:tcW w:w="1684" w:type="dxa"/>
            <w:tcBorders/>
          </w:tcPr>
          <w:p>
            <w:pPr>
              <w:pStyle w:val="Compact"/>
              <w:spacing w:before="36" w:after="36"/>
              <w:jc w:val="center"/>
              <w:rPr>
                <w:sz w:val="20"/>
                <w:szCs w:val="20"/>
                <w:lang w:eastAsia="ko-KR"/>
              </w:rPr>
            </w:pPr>
            <w:r>
              <w:rPr>
                <w:sz w:val="20"/>
                <w:szCs w:val="20"/>
                <w:lang w:eastAsia="ko-KR"/>
              </w:rPr>
              <w:t>SAMN02403038</w:t>
            </w:r>
          </w:p>
        </w:tc>
      </w:tr>
      <w:tr>
        <w:trPr/>
        <w:tc>
          <w:tcPr>
            <w:tcW w:w="1373" w:type="dxa"/>
            <w:tcBorders/>
          </w:tcPr>
          <w:p>
            <w:pPr>
              <w:pStyle w:val="Compact"/>
              <w:spacing w:before="36" w:after="36"/>
              <w:jc w:val="center"/>
              <w:rPr>
                <w:sz w:val="20"/>
                <w:szCs w:val="20"/>
                <w:lang w:eastAsia="ko-KR"/>
              </w:rPr>
            </w:pPr>
            <w:r>
              <w:rPr>
                <w:sz w:val="20"/>
                <w:szCs w:val="20"/>
                <w:lang w:eastAsia="ko-KR"/>
              </w:rPr>
              <w:t>A1956001</w:t>
            </w:r>
          </w:p>
        </w:tc>
        <w:tc>
          <w:tcPr>
            <w:tcW w:w="1284" w:type="dxa"/>
            <w:tcBorders/>
          </w:tcPr>
          <w:p>
            <w:pPr>
              <w:pStyle w:val="Compact"/>
              <w:spacing w:before="36" w:after="36"/>
              <w:jc w:val="center"/>
              <w:rPr>
                <w:sz w:val="20"/>
                <w:szCs w:val="20"/>
                <w:lang w:eastAsia="ko-KR"/>
              </w:rPr>
            </w:pPr>
            <w:r>
              <w:rPr>
                <w:sz w:val="20"/>
                <w:szCs w:val="20"/>
                <w:lang w:eastAsia="ko-KR"/>
              </w:rPr>
              <w:t>1956</w:t>
            </w:r>
          </w:p>
        </w:tc>
        <w:tc>
          <w:tcPr>
            <w:tcW w:w="906" w:type="dxa"/>
            <w:tcBorders/>
          </w:tcPr>
          <w:p>
            <w:pPr>
              <w:pStyle w:val="Compact"/>
              <w:spacing w:before="36" w:after="36"/>
              <w:jc w:val="center"/>
              <w:rPr>
                <w:sz w:val="20"/>
                <w:szCs w:val="20"/>
                <w:lang w:eastAsia="ko-KR"/>
              </w:rPr>
            </w:pPr>
            <w:r>
              <w:rPr>
                <w:sz w:val="20"/>
                <w:szCs w:val="20"/>
                <w:lang w:eastAsia="ko-KR"/>
              </w:rPr>
              <w:t>0.ANT3</w:t>
            </w:r>
          </w:p>
        </w:tc>
        <w:tc>
          <w:tcPr>
            <w:tcW w:w="1206" w:type="dxa"/>
            <w:tcBorders/>
          </w:tcPr>
          <w:p>
            <w:pPr>
              <w:pStyle w:val="Compact"/>
              <w:spacing w:before="36" w:after="36"/>
              <w:jc w:val="center"/>
              <w:rPr>
                <w:sz w:val="20"/>
                <w:szCs w:val="20"/>
                <w:lang w:eastAsia="ko-KR"/>
              </w:rPr>
            </w:pPr>
            <w:r>
              <w:rPr>
                <w:sz w:val="20"/>
                <w:szCs w:val="20"/>
                <w:lang w:eastAsia="ko-KR"/>
              </w:rPr>
              <w:t>China</w:t>
            </w:r>
          </w:p>
        </w:tc>
        <w:tc>
          <w:tcPr>
            <w:tcW w:w="1684" w:type="dxa"/>
            <w:tcBorders/>
          </w:tcPr>
          <w:p>
            <w:pPr>
              <w:pStyle w:val="Compact"/>
              <w:spacing w:before="36" w:after="36"/>
              <w:jc w:val="center"/>
              <w:rPr>
                <w:sz w:val="20"/>
                <w:szCs w:val="20"/>
                <w:lang w:eastAsia="ko-KR"/>
              </w:rPr>
            </w:pPr>
            <w:r>
              <w:rPr>
                <w:sz w:val="20"/>
                <w:szCs w:val="20"/>
                <w:lang w:eastAsia="ko-KR"/>
              </w:rPr>
              <w:t>SAMN02403019</w:t>
            </w:r>
          </w:p>
        </w:tc>
      </w:tr>
      <w:tr>
        <w:trPr/>
        <w:tc>
          <w:tcPr>
            <w:tcW w:w="1373" w:type="dxa"/>
            <w:tcBorders/>
          </w:tcPr>
          <w:p>
            <w:pPr>
              <w:pStyle w:val="Compact"/>
              <w:spacing w:before="36" w:after="36"/>
              <w:jc w:val="center"/>
              <w:rPr>
                <w:sz w:val="20"/>
                <w:szCs w:val="20"/>
                <w:lang w:eastAsia="ko-KR"/>
              </w:rPr>
            </w:pPr>
            <w:r>
              <w:rPr>
                <w:sz w:val="20"/>
                <w:szCs w:val="20"/>
                <w:lang w:eastAsia="ko-KR"/>
              </w:rPr>
              <w:t>42091</w:t>
            </w:r>
          </w:p>
        </w:tc>
        <w:tc>
          <w:tcPr>
            <w:tcW w:w="1284" w:type="dxa"/>
            <w:tcBorders/>
          </w:tcPr>
          <w:p>
            <w:pPr>
              <w:pStyle w:val="Compact"/>
              <w:spacing w:before="36" w:after="36"/>
              <w:jc w:val="center"/>
              <w:rPr>
                <w:sz w:val="20"/>
                <w:szCs w:val="20"/>
                <w:lang w:eastAsia="ko-KR"/>
              </w:rPr>
            </w:pPr>
            <w:r>
              <w:rPr>
                <w:sz w:val="20"/>
                <w:szCs w:val="20"/>
                <w:lang w:eastAsia="ko-KR"/>
              </w:rPr>
              <w:t>1999</w:t>
            </w:r>
          </w:p>
        </w:tc>
        <w:tc>
          <w:tcPr>
            <w:tcW w:w="906" w:type="dxa"/>
            <w:tcBorders/>
          </w:tcPr>
          <w:p>
            <w:pPr>
              <w:pStyle w:val="Compact"/>
              <w:spacing w:before="36" w:after="36"/>
              <w:jc w:val="center"/>
              <w:rPr>
                <w:sz w:val="20"/>
                <w:szCs w:val="20"/>
                <w:lang w:eastAsia="ko-KR"/>
              </w:rPr>
            </w:pPr>
            <w:r>
              <w:rPr>
                <w:sz w:val="20"/>
                <w:szCs w:val="20"/>
                <w:lang w:eastAsia="ko-KR"/>
              </w:rPr>
              <w:t>0.ANT3</w:t>
            </w:r>
          </w:p>
        </w:tc>
        <w:tc>
          <w:tcPr>
            <w:tcW w:w="1206" w:type="dxa"/>
            <w:tcBorders/>
          </w:tcPr>
          <w:p>
            <w:pPr>
              <w:pStyle w:val="Compact"/>
              <w:spacing w:before="36" w:after="36"/>
              <w:jc w:val="center"/>
              <w:rPr>
                <w:sz w:val="20"/>
                <w:szCs w:val="20"/>
                <w:lang w:eastAsia="ko-KR"/>
              </w:rPr>
            </w:pPr>
            <w:r>
              <w:rPr>
                <w:sz w:val="20"/>
                <w:szCs w:val="20"/>
                <w:lang w:eastAsia="ko-KR"/>
              </w:rPr>
              <w:t>China</w:t>
            </w:r>
          </w:p>
        </w:tc>
        <w:tc>
          <w:tcPr>
            <w:tcW w:w="1684" w:type="dxa"/>
            <w:tcBorders/>
          </w:tcPr>
          <w:p>
            <w:pPr>
              <w:pStyle w:val="Compact"/>
              <w:spacing w:before="36" w:after="36"/>
              <w:jc w:val="center"/>
              <w:rPr>
                <w:sz w:val="20"/>
                <w:szCs w:val="20"/>
                <w:lang w:eastAsia="ko-KR"/>
              </w:rPr>
            </w:pPr>
            <w:r>
              <w:rPr>
                <w:sz w:val="20"/>
                <w:szCs w:val="20"/>
                <w:lang w:eastAsia="ko-KR"/>
              </w:rPr>
              <w:t>SAMN02403004</w:t>
            </w:r>
          </w:p>
        </w:tc>
      </w:tr>
      <w:tr>
        <w:trPr/>
        <w:tc>
          <w:tcPr>
            <w:tcW w:w="1373" w:type="dxa"/>
            <w:tcBorders/>
          </w:tcPr>
          <w:p>
            <w:pPr>
              <w:pStyle w:val="Compact"/>
              <w:spacing w:before="36" w:after="36"/>
              <w:jc w:val="center"/>
              <w:rPr>
                <w:sz w:val="20"/>
                <w:szCs w:val="20"/>
                <w:lang w:eastAsia="ko-KR"/>
              </w:rPr>
            </w:pPr>
            <w:r>
              <w:rPr>
                <w:sz w:val="20"/>
                <w:szCs w:val="20"/>
                <w:lang w:eastAsia="ko-KR"/>
              </w:rPr>
              <w:t>42082</w:t>
            </w:r>
          </w:p>
        </w:tc>
        <w:tc>
          <w:tcPr>
            <w:tcW w:w="1284" w:type="dxa"/>
            <w:tcBorders/>
          </w:tcPr>
          <w:p>
            <w:pPr>
              <w:pStyle w:val="Compact"/>
              <w:spacing w:before="36" w:after="36"/>
              <w:jc w:val="center"/>
              <w:rPr>
                <w:sz w:val="20"/>
                <w:szCs w:val="20"/>
                <w:lang w:eastAsia="ko-KR"/>
              </w:rPr>
            </w:pPr>
            <w:r>
              <w:rPr>
                <w:sz w:val="20"/>
                <w:szCs w:val="20"/>
                <w:lang w:eastAsia="ko-KR"/>
              </w:rPr>
              <w:t>1995</w:t>
            </w:r>
          </w:p>
        </w:tc>
        <w:tc>
          <w:tcPr>
            <w:tcW w:w="906" w:type="dxa"/>
            <w:tcBorders/>
          </w:tcPr>
          <w:p>
            <w:pPr>
              <w:pStyle w:val="Compact"/>
              <w:spacing w:before="36" w:after="36"/>
              <w:jc w:val="center"/>
              <w:rPr>
                <w:sz w:val="20"/>
                <w:szCs w:val="20"/>
                <w:lang w:eastAsia="ko-KR"/>
              </w:rPr>
            </w:pPr>
            <w:r>
              <w:rPr>
                <w:sz w:val="20"/>
                <w:szCs w:val="20"/>
                <w:lang w:eastAsia="ko-KR"/>
              </w:rPr>
              <w:t>0.ANT3</w:t>
            </w:r>
          </w:p>
        </w:tc>
        <w:tc>
          <w:tcPr>
            <w:tcW w:w="1206" w:type="dxa"/>
            <w:tcBorders/>
          </w:tcPr>
          <w:p>
            <w:pPr>
              <w:pStyle w:val="Compact"/>
              <w:spacing w:before="36" w:after="36"/>
              <w:jc w:val="center"/>
              <w:rPr>
                <w:sz w:val="20"/>
                <w:szCs w:val="20"/>
                <w:lang w:eastAsia="ko-KR"/>
              </w:rPr>
            </w:pPr>
            <w:r>
              <w:rPr>
                <w:sz w:val="20"/>
                <w:szCs w:val="20"/>
                <w:lang w:eastAsia="ko-KR"/>
              </w:rPr>
              <w:t>China</w:t>
            </w:r>
          </w:p>
        </w:tc>
        <w:tc>
          <w:tcPr>
            <w:tcW w:w="1684" w:type="dxa"/>
            <w:tcBorders/>
          </w:tcPr>
          <w:p>
            <w:pPr>
              <w:pStyle w:val="Compact"/>
              <w:spacing w:before="36" w:after="36"/>
              <w:jc w:val="center"/>
              <w:rPr>
                <w:sz w:val="20"/>
                <w:szCs w:val="20"/>
                <w:lang w:eastAsia="ko-KR"/>
              </w:rPr>
            </w:pPr>
            <w:r>
              <w:rPr>
                <w:sz w:val="20"/>
                <w:szCs w:val="20"/>
                <w:lang w:eastAsia="ko-KR"/>
              </w:rPr>
              <w:t>SAMN02403003</w:t>
            </w:r>
          </w:p>
        </w:tc>
      </w:tr>
    </w:tbl>
    <w:p>
      <w:pPr>
        <w:pStyle w:val="Heading3"/>
        <w:rPr/>
      </w:pPr>
      <w:bookmarkStart w:id="120" w:name="phylogeny-2"/>
      <w:r>
        <w:rPr/>
        <w:t>Phylogeny</w:t>
      </w:r>
      <w:bookmarkEnd w:id="120"/>
    </w:p>
    <w:p>
      <w:pPr>
        <w:pStyle w:val="CaptionedFigure"/>
        <w:rPr/>
      </w:pPr>
      <w:bookmarkStart w:id="121" w:name="fig%3A1.PRE_divtree"/>
      <w:bookmarkEnd w:id="121"/>
      <w:r>
        <w:rPr/>
        <w:drawing>
          <wp:inline distT="0" distB="0" distL="0" distR="0">
            <wp:extent cx="5943600" cy="7299960"/>
            <wp:effectExtent l="0" t="0" r="0" b="0"/>
            <wp:docPr id="11" name="Image10" descr="Figure 11: A divergence-scaled phylogeny of the Second Plague Pandemic. Asterisks indicate branches with strong statistical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A divergence-scaled phylogeny of the Second Plague Pandemic. Asterisks indicate branches with strong statistical support."/>
                    <pic:cNvPicPr>
                      <a:picLocks noChangeAspect="1" noChangeArrowheads="1"/>
                    </pic:cNvPicPr>
                  </pic:nvPicPr>
                  <pic:blipFill>
                    <a:blip r:embed="rId77"/>
                    <a:stretch>
                      <a:fillRect/>
                    </a:stretch>
                  </pic:blipFill>
                  <pic:spPr bwMode="auto">
                    <a:xfrm>
                      <a:off x="0" y="0"/>
                      <a:ext cx="5943600" cy="7299960"/>
                    </a:xfrm>
                    <a:prstGeom prst="rect">
                      <a:avLst/>
                    </a:prstGeom>
                  </pic:spPr>
                </pic:pic>
              </a:graphicData>
            </a:graphic>
          </wp:inline>
        </w:drawing>
      </w:r>
    </w:p>
    <w:p>
      <w:pPr>
        <w:pStyle w:val="ImageCaption"/>
        <w:rPr/>
      </w:pPr>
      <w:r>
        <w:rPr/>
        <w:t>Figure 11: A divergence-scaled phylogeny of the Second Plague Pandemic. Asterisks indicate branches with strong statistical support.</w:t>
      </w:r>
    </w:p>
    <w:p>
      <w:pPr>
        <w:pStyle w:val="Heading3"/>
        <w:rPr/>
      </w:pPr>
      <w:bookmarkStart w:id="122" w:name="fig%3A1.PRE_divtree"/>
      <w:bookmarkStart w:id="123" w:name="phylodynamics-1"/>
      <w:bookmarkEnd w:id="122"/>
      <w:r>
        <w:rPr/>
        <w:t>Phylodynamics</w:t>
      </w:r>
      <w:bookmarkEnd w:id="123"/>
    </w:p>
    <w:p>
      <w:pPr>
        <w:pStyle w:val="CaptionedFigure"/>
        <w:rPr/>
      </w:pPr>
      <w:bookmarkStart w:id="124" w:name="fig%3ASAMEA7313243_45_date"/>
      <w:bookmarkEnd w:id="124"/>
      <w:r>
        <w:rPr/>
        <w:drawing>
          <wp:inline distT="0" distB="0" distL="0" distR="0">
            <wp:extent cx="5943600" cy="4413885"/>
            <wp:effectExtent l="0" t="0" r="0" b="0"/>
            <wp:docPr id="12" name="Image11" descr="Figure 12: Tip-dating uncertainty for strain Azov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Tip-dating uncertainty for strain Azov38."/>
                    <pic:cNvPicPr>
                      <a:picLocks noChangeAspect="1" noChangeArrowheads="1"/>
                    </pic:cNvPicPr>
                  </pic:nvPicPr>
                  <pic:blipFill>
                    <a:blip r:embed="rId78"/>
                    <a:stretch>
                      <a:fillRect/>
                    </a:stretch>
                  </pic:blipFill>
                  <pic:spPr bwMode="auto">
                    <a:xfrm>
                      <a:off x="0" y="0"/>
                      <a:ext cx="5943600" cy="4413885"/>
                    </a:xfrm>
                    <a:prstGeom prst="rect">
                      <a:avLst/>
                    </a:prstGeom>
                  </pic:spPr>
                </pic:pic>
              </a:graphicData>
            </a:graphic>
          </wp:inline>
        </w:drawing>
      </w:r>
    </w:p>
    <w:p>
      <w:pPr>
        <w:pStyle w:val="ImageCaption"/>
        <w:rPr/>
      </w:pPr>
      <w:r>
        <w:rPr/>
        <w:t>Figure 12: Tip-dating uncertainty for strain Azov38.</w:t>
      </w:r>
    </w:p>
    <w:p>
      <w:pPr>
        <w:pStyle w:val="TableCaption"/>
        <w:rPr/>
      </w:pPr>
      <w:bookmarkStart w:id="125" w:name="fig%3ASAMEA7313243_45_date"/>
      <w:bookmarkStart w:id="126" w:name="tbl%3Adates_black_death"/>
      <w:bookmarkEnd w:id="125"/>
      <w:bookmarkEnd w:id="126"/>
      <w:r>
        <w:rPr/>
        <w:t xml:space="preserve">Table 10: Estimated tip-dates for the Black Death clade. Strain 8291 was assumed to have a fixed date of 1349, given the archaeological dates of 1348-1350. </w:t>
      </w:r>
    </w:p>
    <w:tbl>
      <w:tblPr>
        <w:tblStyle w:val="Table"/>
        <w:tblW w:w="4185" w:type="dxa"/>
        <w:jc w:val="left"/>
        <w:tblInd w:w="0" w:type="dxa"/>
        <w:tblCellMar>
          <w:top w:w="0" w:type="dxa"/>
          <w:left w:w="108" w:type="dxa"/>
          <w:bottom w:w="0" w:type="dxa"/>
          <w:right w:w="108" w:type="dxa"/>
        </w:tblCellMar>
        <w:tblLook w:val="07e0" w:noHBand="1" w:noVBand="1" w:firstColumn="1" w:lastRow="1" w:lastColumn="1" w:firstRow="1"/>
      </w:tblPr>
      <w:tblGrid>
        <w:gridCol w:w="1039"/>
        <w:gridCol w:w="1561"/>
        <w:gridCol w:w="1585"/>
      </w:tblGrid>
      <w:tr>
        <w:trPr>
          <w:cnfStyle w:val="100000000000" w:firstRow="1" w:lastRow="0" w:firstColumn="0" w:lastColumn="0" w:oddVBand="0" w:evenVBand="0" w:oddHBand="0" w:evenHBand="0" w:firstRowFirstColumn="0" w:firstRowLastColumn="0" w:lastRowFirstColumn="0" w:lastRowLastColumn="0"/>
        </w:trPr>
        <w:tc>
          <w:tcPr>
            <w:tcW w:w="103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Country</w:t>
            </w:r>
          </w:p>
        </w:tc>
        <w:tc>
          <w:tcPr>
            <w:tcW w:w="1561"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Strain</w:t>
            </w:r>
          </w:p>
        </w:tc>
        <w:tc>
          <w:tcPr>
            <w:tcW w:w="1585"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95% HPD Date</w:t>
            </w:r>
          </w:p>
        </w:tc>
      </w:tr>
      <w:tr>
        <w:trPr/>
        <w:tc>
          <w:tcPr>
            <w:tcW w:w="1039" w:type="dxa"/>
            <w:tcBorders/>
          </w:tcPr>
          <w:p>
            <w:pPr>
              <w:pStyle w:val="Compact"/>
              <w:spacing w:before="36" w:after="36"/>
              <w:jc w:val="center"/>
              <w:rPr>
                <w:sz w:val="20"/>
                <w:szCs w:val="20"/>
                <w:lang w:eastAsia="ko-KR"/>
              </w:rPr>
            </w:pPr>
            <w:r>
              <w:rPr>
                <w:sz w:val="20"/>
                <w:szCs w:val="20"/>
                <w:lang w:eastAsia="ko-KR"/>
              </w:rPr>
              <w:t>Denmark</w:t>
            </w:r>
          </w:p>
        </w:tc>
        <w:tc>
          <w:tcPr>
            <w:tcW w:w="1561" w:type="dxa"/>
            <w:tcBorders/>
          </w:tcPr>
          <w:p>
            <w:pPr>
              <w:pStyle w:val="Compact"/>
              <w:spacing w:before="36" w:after="36"/>
              <w:jc w:val="center"/>
              <w:rPr>
                <w:sz w:val="20"/>
                <w:szCs w:val="20"/>
                <w:lang w:eastAsia="ko-KR"/>
              </w:rPr>
            </w:pPr>
            <w:r>
              <w:rPr>
                <w:sz w:val="20"/>
                <w:szCs w:val="20"/>
                <w:lang w:eastAsia="ko-KR"/>
              </w:rPr>
              <w:t>G25A</w:t>
            </w:r>
          </w:p>
        </w:tc>
        <w:tc>
          <w:tcPr>
            <w:tcW w:w="1585" w:type="dxa"/>
            <w:tcBorders/>
          </w:tcPr>
          <w:p>
            <w:pPr>
              <w:pStyle w:val="Compact"/>
              <w:spacing w:before="36" w:after="36"/>
              <w:jc w:val="center"/>
              <w:rPr>
                <w:sz w:val="20"/>
                <w:szCs w:val="20"/>
                <w:lang w:eastAsia="ko-KR"/>
              </w:rPr>
            </w:pPr>
            <w:r>
              <w:rPr>
                <w:sz w:val="20"/>
                <w:szCs w:val="20"/>
                <w:lang w:eastAsia="ko-KR"/>
              </w:rPr>
              <w:t>1295 - 1375</w:t>
            </w:r>
          </w:p>
        </w:tc>
      </w:tr>
      <w:tr>
        <w:trPr/>
        <w:tc>
          <w:tcPr>
            <w:tcW w:w="1039" w:type="dxa"/>
            <w:tcBorders/>
          </w:tcPr>
          <w:p>
            <w:pPr>
              <w:pStyle w:val="Compact"/>
              <w:spacing w:before="36" w:after="36"/>
              <w:jc w:val="center"/>
              <w:rPr>
                <w:sz w:val="20"/>
                <w:szCs w:val="20"/>
                <w:lang w:eastAsia="ko-KR"/>
              </w:rPr>
            </w:pPr>
            <w:r>
              <w:rPr>
                <w:sz w:val="20"/>
                <w:szCs w:val="20"/>
                <w:lang w:eastAsia="ko-KR"/>
              </w:rPr>
              <w:t>Norway</w:t>
            </w:r>
          </w:p>
        </w:tc>
        <w:tc>
          <w:tcPr>
            <w:tcW w:w="1561" w:type="dxa"/>
            <w:tcBorders/>
          </w:tcPr>
          <w:p>
            <w:pPr>
              <w:pStyle w:val="Compact"/>
              <w:spacing w:before="36" w:after="36"/>
              <w:jc w:val="center"/>
              <w:rPr>
                <w:sz w:val="20"/>
                <w:szCs w:val="20"/>
                <w:lang w:eastAsia="ko-KR"/>
              </w:rPr>
            </w:pPr>
            <w:r>
              <w:rPr>
                <w:sz w:val="20"/>
                <w:szCs w:val="20"/>
                <w:lang w:eastAsia="ko-KR"/>
              </w:rPr>
              <w:t>OSL1</w:t>
            </w:r>
          </w:p>
        </w:tc>
        <w:tc>
          <w:tcPr>
            <w:tcW w:w="1585" w:type="dxa"/>
            <w:tcBorders/>
          </w:tcPr>
          <w:p>
            <w:pPr>
              <w:pStyle w:val="Compact"/>
              <w:spacing w:before="36" w:after="36"/>
              <w:jc w:val="center"/>
              <w:rPr>
                <w:sz w:val="20"/>
                <w:szCs w:val="20"/>
                <w:lang w:eastAsia="ko-KR"/>
              </w:rPr>
            </w:pPr>
            <w:r>
              <w:rPr>
                <w:sz w:val="20"/>
                <w:szCs w:val="20"/>
                <w:lang w:eastAsia="ko-KR"/>
              </w:rPr>
              <w:t>1300 - 1364</w:t>
            </w:r>
          </w:p>
        </w:tc>
      </w:tr>
      <w:tr>
        <w:trPr/>
        <w:tc>
          <w:tcPr>
            <w:tcW w:w="1039" w:type="dxa"/>
            <w:tcBorders/>
          </w:tcPr>
          <w:p>
            <w:pPr>
              <w:pStyle w:val="Compact"/>
              <w:spacing w:before="36" w:after="36"/>
              <w:jc w:val="center"/>
              <w:rPr>
                <w:sz w:val="20"/>
                <w:szCs w:val="20"/>
                <w:lang w:eastAsia="ko-KR"/>
              </w:rPr>
            </w:pPr>
            <w:r>
              <w:rPr>
                <w:sz w:val="20"/>
                <w:szCs w:val="20"/>
                <w:lang w:eastAsia="ko-KR"/>
              </w:rPr>
              <w:t>Germany</w:t>
            </w:r>
          </w:p>
        </w:tc>
        <w:tc>
          <w:tcPr>
            <w:tcW w:w="1561" w:type="dxa"/>
            <w:tcBorders/>
          </w:tcPr>
          <w:p>
            <w:pPr>
              <w:pStyle w:val="Compact"/>
              <w:spacing w:before="36" w:after="36"/>
              <w:jc w:val="center"/>
              <w:rPr>
                <w:sz w:val="20"/>
                <w:szCs w:val="20"/>
                <w:lang w:eastAsia="ko-KR"/>
              </w:rPr>
            </w:pPr>
            <w:r>
              <w:rPr>
                <w:sz w:val="20"/>
                <w:szCs w:val="20"/>
                <w:lang w:eastAsia="ko-KR"/>
              </w:rPr>
              <w:t>NAB003</w:t>
            </w:r>
          </w:p>
        </w:tc>
        <w:tc>
          <w:tcPr>
            <w:tcW w:w="1585" w:type="dxa"/>
            <w:tcBorders/>
          </w:tcPr>
          <w:p>
            <w:pPr>
              <w:pStyle w:val="Compact"/>
              <w:spacing w:before="36" w:after="36"/>
              <w:jc w:val="center"/>
              <w:rPr>
                <w:sz w:val="20"/>
                <w:szCs w:val="20"/>
                <w:lang w:eastAsia="ko-KR"/>
              </w:rPr>
            </w:pPr>
            <w:r>
              <w:rPr>
                <w:sz w:val="20"/>
                <w:szCs w:val="20"/>
                <w:lang w:eastAsia="ko-KR"/>
              </w:rPr>
              <w:t>1304 - 1359</w:t>
            </w:r>
          </w:p>
        </w:tc>
      </w:tr>
      <w:tr>
        <w:trPr/>
        <w:tc>
          <w:tcPr>
            <w:tcW w:w="1039" w:type="dxa"/>
            <w:tcBorders/>
          </w:tcPr>
          <w:p>
            <w:pPr>
              <w:pStyle w:val="Compact"/>
              <w:spacing w:before="36" w:after="36"/>
              <w:jc w:val="center"/>
              <w:rPr>
                <w:sz w:val="20"/>
                <w:szCs w:val="20"/>
                <w:lang w:eastAsia="ko-KR"/>
              </w:rPr>
            </w:pPr>
            <w:r>
              <w:rPr>
                <w:sz w:val="20"/>
                <w:szCs w:val="20"/>
                <w:lang w:eastAsia="ko-KR"/>
              </w:rPr>
              <w:t>Spain</w:t>
            </w:r>
          </w:p>
        </w:tc>
        <w:tc>
          <w:tcPr>
            <w:tcW w:w="1561" w:type="dxa"/>
            <w:tcBorders/>
          </w:tcPr>
          <w:p>
            <w:pPr>
              <w:pStyle w:val="Compact"/>
              <w:spacing w:before="36" w:after="36"/>
              <w:jc w:val="center"/>
              <w:rPr>
                <w:sz w:val="20"/>
                <w:szCs w:val="20"/>
                <w:lang w:eastAsia="ko-KR"/>
              </w:rPr>
            </w:pPr>
            <w:r>
              <w:rPr>
                <w:sz w:val="20"/>
                <w:szCs w:val="20"/>
                <w:lang w:eastAsia="ko-KR"/>
              </w:rPr>
              <w:t>Barcelona3031</w:t>
            </w:r>
          </w:p>
        </w:tc>
        <w:tc>
          <w:tcPr>
            <w:tcW w:w="1585" w:type="dxa"/>
            <w:tcBorders/>
          </w:tcPr>
          <w:p>
            <w:pPr>
              <w:pStyle w:val="Compact"/>
              <w:spacing w:before="36" w:after="36"/>
              <w:jc w:val="center"/>
              <w:rPr>
                <w:sz w:val="20"/>
                <w:szCs w:val="20"/>
                <w:lang w:eastAsia="ko-KR"/>
              </w:rPr>
            </w:pPr>
            <w:r>
              <w:rPr>
                <w:sz w:val="20"/>
                <w:szCs w:val="20"/>
                <w:lang w:eastAsia="ko-KR"/>
              </w:rPr>
              <w:t>1304 - 1364</w:t>
            </w:r>
          </w:p>
        </w:tc>
      </w:tr>
      <w:tr>
        <w:trPr/>
        <w:tc>
          <w:tcPr>
            <w:tcW w:w="1039" w:type="dxa"/>
            <w:tcBorders/>
          </w:tcPr>
          <w:p>
            <w:pPr>
              <w:pStyle w:val="Compact"/>
              <w:spacing w:before="36" w:after="36"/>
              <w:jc w:val="center"/>
              <w:rPr>
                <w:sz w:val="20"/>
                <w:szCs w:val="20"/>
                <w:lang w:eastAsia="ko-KR"/>
              </w:rPr>
            </w:pPr>
            <w:r>
              <w:rPr>
                <w:sz w:val="20"/>
                <w:szCs w:val="20"/>
                <w:lang w:eastAsia="ko-KR"/>
              </w:rPr>
              <w:t>France</w:t>
            </w:r>
          </w:p>
        </w:tc>
        <w:tc>
          <w:tcPr>
            <w:tcW w:w="1561" w:type="dxa"/>
            <w:tcBorders/>
          </w:tcPr>
          <w:p>
            <w:pPr>
              <w:pStyle w:val="Compact"/>
              <w:spacing w:before="36" w:after="36"/>
              <w:jc w:val="center"/>
              <w:rPr>
                <w:sz w:val="20"/>
                <w:szCs w:val="20"/>
                <w:lang w:eastAsia="ko-KR"/>
              </w:rPr>
            </w:pPr>
            <w:r>
              <w:rPr>
                <w:sz w:val="20"/>
                <w:szCs w:val="20"/>
                <w:lang w:eastAsia="ko-KR"/>
              </w:rPr>
              <w:t>SLC1006</w:t>
            </w:r>
          </w:p>
        </w:tc>
        <w:tc>
          <w:tcPr>
            <w:tcW w:w="1585" w:type="dxa"/>
            <w:tcBorders/>
          </w:tcPr>
          <w:p>
            <w:pPr>
              <w:pStyle w:val="Compact"/>
              <w:spacing w:before="36" w:after="36"/>
              <w:jc w:val="center"/>
              <w:rPr>
                <w:sz w:val="20"/>
                <w:szCs w:val="20"/>
                <w:lang w:eastAsia="ko-KR"/>
              </w:rPr>
            </w:pPr>
            <w:r>
              <w:rPr>
                <w:sz w:val="20"/>
                <w:szCs w:val="20"/>
                <w:lang w:eastAsia="ko-KR"/>
              </w:rPr>
              <w:t>1308 - 1376</w:t>
            </w:r>
          </w:p>
        </w:tc>
      </w:tr>
      <w:tr>
        <w:trPr/>
        <w:tc>
          <w:tcPr>
            <w:tcW w:w="1039" w:type="dxa"/>
            <w:tcBorders/>
          </w:tcPr>
          <w:p>
            <w:pPr>
              <w:pStyle w:val="Compact"/>
              <w:spacing w:before="36" w:after="36"/>
              <w:jc w:val="center"/>
              <w:rPr>
                <w:sz w:val="20"/>
                <w:szCs w:val="20"/>
                <w:lang w:eastAsia="ko-KR"/>
              </w:rPr>
            </w:pPr>
            <w:r>
              <w:rPr>
                <w:sz w:val="20"/>
                <w:szCs w:val="20"/>
                <w:lang w:eastAsia="ko-KR"/>
              </w:rPr>
              <w:t>Denmark</w:t>
            </w:r>
          </w:p>
        </w:tc>
        <w:tc>
          <w:tcPr>
            <w:tcW w:w="1561" w:type="dxa"/>
            <w:tcBorders/>
          </w:tcPr>
          <w:p>
            <w:pPr>
              <w:pStyle w:val="Compact"/>
              <w:spacing w:before="36" w:after="36"/>
              <w:jc w:val="center"/>
              <w:rPr>
                <w:sz w:val="20"/>
                <w:szCs w:val="20"/>
                <w:lang w:eastAsia="ko-KR"/>
              </w:rPr>
            </w:pPr>
            <w:r>
              <w:rPr>
                <w:sz w:val="20"/>
                <w:szCs w:val="20"/>
                <w:lang w:eastAsia="ko-KR"/>
              </w:rPr>
              <w:t>G16</w:t>
            </w:r>
          </w:p>
        </w:tc>
        <w:tc>
          <w:tcPr>
            <w:tcW w:w="1585" w:type="dxa"/>
            <w:tcBorders/>
          </w:tcPr>
          <w:p>
            <w:pPr>
              <w:pStyle w:val="Compact"/>
              <w:spacing w:before="36" w:after="36"/>
              <w:jc w:val="center"/>
              <w:rPr>
                <w:sz w:val="20"/>
                <w:szCs w:val="20"/>
                <w:lang w:eastAsia="ko-KR"/>
              </w:rPr>
            </w:pPr>
            <w:r>
              <w:rPr>
                <w:sz w:val="20"/>
                <w:szCs w:val="20"/>
                <w:lang w:eastAsia="ko-KR"/>
              </w:rPr>
              <w:t>1310 - 1388</w:t>
            </w:r>
          </w:p>
        </w:tc>
      </w:tr>
      <w:tr>
        <w:trPr/>
        <w:tc>
          <w:tcPr>
            <w:tcW w:w="1039" w:type="dxa"/>
            <w:tcBorders/>
          </w:tcPr>
          <w:p>
            <w:pPr>
              <w:pStyle w:val="Compact"/>
              <w:spacing w:before="36" w:after="36"/>
              <w:jc w:val="center"/>
              <w:rPr>
                <w:sz w:val="20"/>
                <w:szCs w:val="20"/>
                <w:lang w:eastAsia="ko-KR"/>
              </w:rPr>
            </w:pPr>
            <w:r>
              <w:rPr>
                <w:sz w:val="20"/>
                <w:szCs w:val="20"/>
                <w:lang w:eastAsia="ko-KR"/>
              </w:rPr>
              <w:t>England</w:t>
            </w:r>
          </w:p>
        </w:tc>
        <w:tc>
          <w:tcPr>
            <w:tcW w:w="1561" w:type="dxa"/>
            <w:tcBorders/>
          </w:tcPr>
          <w:p>
            <w:pPr>
              <w:pStyle w:val="Compact"/>
              <w:spacing w:before="36" w:after="36"/>
              <w:jc w:val="center"/>
              <w:rPr>
                <w:sz w:val="20"/>
                <w:szCs w:val="20"/>
                <w:lang w:eastAsia="ko-KR"/>
              </w:rPr>
            </w:pPr>
            <w:r>
              <w:rPr>
                <w:sz w:val="20"/>
                <w:szCs w:val="20"/>
                <w:lang w:eastAsia="ko-KR"/>
              </w:rPr>
              <w:t>8291</w:t>
            </w:r>
          </w:p>
        </w:tc>
        <w:tc>
          <w:tcPr>
            <w:tcW w:w="1585" w:type="dxa"/>
            <w:tcBorders/>
          </w:tcPr>
          <w:p>
            <w:pPr>
              <w:pStyle w:val="Compact"/>
              <w:spacing w:before="36" w:after="36"/>
              <w:jc w:val="center"/>
              <w:rPr>
                <w:sz w:val="20"/>
                <w:szCs w:val="20"/>
                <w:lang w:eastAsia="ko-KR"/>
              </w:rPr>
            </w:pPr>
            <w:r>
              <w:rPr>
                <w:sz w:val="20"/>
                <w:szCs w:val="20"/>
                <w:lang w:eastAsia="ko-KR"/>
              </w:rPr>
              <w:t>–</w:t>
            </w:r>
          </w:p>
        </w:tc>
      </w:tr>
    </w:tbl>
    <w:p>
      <w:pPr>
        <w:pStyle w:val="TableCaption"/>
        <w:rPr/>
      </w:pPr>
      <w:bookmarkStart w:id="127" w:name="tbl%3Adates_black_death"/>
      <w:bookmarkEnd w:id="127"/>
      <w:r>
        <w:rPr/>
        <w:t xml:space="preserve">Table 11: Estimated tip-dates for the pestis secunda clade. </w:t>
      </w:r>
    </w:p>
    <w:tbl>
      <w:tblPr>
        <w:tblStyle w:val="Table"/>
        <w:tblW w:w="4863" w:type="dxa"/>
        <w:jc w:val="left"/>
        <w:tblInd w:w="0" w:type="dxa"/>
        <w:tblCellMar>
          <w:top w:w="0" w:type="dxa"/>
          <w:left w:w="108" w:type="dxa"/>
          <w:bottom w:w="0" w:type="dxa"/>
          <w:right w:w="108" w:type="dxa"/>
        </w:tblCellMar>
        <w:tblLook w:val="07e0" w:noHBand="1" w:noVBand="1" w:firstColumn="1" w:lastRow="1" w:lastColumn="1" w:firstRow="1"/>
      </w:tblPr>
      <w:tblGrid>
        <w:gridCol w:w="1695"/>
        <w:gridCol w:w="1584"/>
        <w:gridCol w:w="1584"/>
      </w:tblGrid>
      <w:tr>
        <w:trPr>
          <w:cnfStyle w:val="100000000000" w:firstRow="1" w:lastRow="0" w:firstColumn="0" w:lastColumn="0" w:oddVBand="0" w:evenVBand="0" w:oddHBand="0" w:evenHBand="0" w:firstRowFirstColumn="0" w:firstRowLastColumn="0" w:lastRowFirstColumn="0" w:lastRowLastColumn="0"/>
        </w:trPr>
        <w:tc>
          <w:tcPr>
            <w:tcW w:w="1695"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Country</w:t>
            </w:r>
          </w:p>
        </w:tc>
        <w:tc>
          <w:tcPr>
            <w:tcW w:w="1584"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Strain</w:t>
            </w:r>
          </w:p>
        </w:tc>
        <w:tc>
          <w:tcPr>
            <w:tcW w:w="1584"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95% HPD Date</w:t>
            </w:r>
          </w:p>
        </w:tc>
      </w:tr>
      <w:tr>
        <w:trPr/>
        <w:tc>
          <w:tcPr>
            <w:tcW w:w="1695" w:type="dxa"/>
            <w:tcBorders/>
          </w:tcPr>
          <w:p>
            <w:pPr>
              <w:pStyle w:val="Compact"/>
              <w:spacing w:before="36" w:after="36"/>
              <w:jc w:val="center"/>
              <w:rPr>
                <w:sz w:val="20"/>
                <w:szCs w:val="20"/>
                <w:lang w:eastAsia="ko-KR"/>
              </w:rPr>
            </w:pPr>
            <w:r>
              <w:rPr>
                <w:sz w:val="20"/>
                <w:szCs w:val="20"/>
                <w:lang w:eastAsia="ko-KR"/>
              </w:rPr>
              <w:t>Denmark</w:t>
            </w:r>
          </w:p>
        </w:tc>
        <w:tc>
          <w:tcPr>
            <w:tcW w:w="1584" w:type="dxa"/>
            <w:tcBorders/>
          </w:tcPr>
          <w:p>
            <w:pPr>
              <w:pStyle w:val="Compact"/>
              <w:spacing w:before="36" w:after="36"/>
              <w:jc w:val="center"/>
              <w:rPr>
                <w:sz w:val="20"/>
                <w:szCs w:val="20"/>
                <w:lang w:eastAsia="ko-KR"/>
              </w:rPr>
            </w:pPr>
            <w:r>
              <w:rPr>
                <w:sz w:val="20"/>
                <w:szCs w:val="20"/>
                <w:lang w:eastAsia="ko-KR"/>
              </w:rPr>
              <w:t>G25Bx98</w:t>
            </w:r>
          </w:p>
        </w:tc>
        <w:tc>
          <w:tcPr>
            <w:tcW w:w="1584" w:type="dxa"/>
            <w:tcBorders/>
          </w:tcPr>
          <w:p>
            <w:pPr>
              <w:pStyle w:val="Compact"/>
              <w:spacing w:before="36" w:after="36"/>
              <w:jc w:val="center"/>
              <w:rPr>
                <w:sz w:val="20"/>
                <w:szCs w:val="20"/>
                <w:lang w:eastAsia="ko-KR"/>
              </w:rPr>
            </w:pPr>
            <w:r>
              <w:rPr>
                <w:sz w:val="20"/>
                <w:szCs w:val="20"/>
                <w:lang w:eastAsia="ko-KR"/>
              </w:rPr>
              <w:t>1327 - 1414</w:t>
            </w:r>
          </w:p>
        </w:tc>
      </w:tr>
      <w:tr>
        <w:trPr/>
        <w:tc>
          <w:tcPr>
            <w:tcW w:w="1695" w:type="dxa"/>
            <w:tcBorders/>
          </w:tcPr>
          <w:p>
            <w:pPr>
              <w:pStyle w:val="Compact"/>
              <w:spacing w:before="36" w:after="36"/>
              <w:jc w:val="center"/>
              <w:rPr>
                <w:sz w:val="20"/>
                <w:szCs w:val="20"/>
                <w:lang w:eastAsia="ko-KR"/>
              </w:rPr>
            </w:pPr>
            <w:r>
              <w:rPr>
                <w:sz w:val="20"/>
                <w:szCs w:val="20"/>
                <w:lang w:eastAsia="ko-KR"/>
              </w:rPr>
              <w:t>The Netherlands</w:t>
            </w:r>
          </w:p>
        </w:tc>
        <w:tc>
          <w:tcPr>
            <w:tcW w:w="1584" w:type="dxa"/>
            <w:tcBorders/>
          </w:tcPr>
          <w:p>
            <w:pPr>
              <w:pStyle w:val="Compact"/>
              <w:spacing w:before="36" w:after="36"/>
              <w:jc w:val="center"/>
              <w:rPr>
                <w:sz w:val="20"/>
                <w:szCs w:val="20"/>
                <w:lang w:eastAsia="ko-KR"/>
              </w:rPr>
            </w:pPr>
            <w:r>
              <w:rPr>
                <w:sz w:val="20"/>
                <w:szCs w:val="20"/>
                <w:lang w:eastAsia="ko-KR"/>
              </w:rPr>
              <w:t>Ber37</w:t>
            </w:r>
          </w:p>
        </w:tc>
        <w:tc>
          <w:tcPr>
            <w:tcW w:w="1584" w:type="dxa"/>
            <w:tcBorders/>
          </w:tcPr>
          <w:p>
            <w:pPr>
              <w:pStyle w:val="Compact"/>
              <w:spacing w:before="36" w:after="36"/>
              <w:jc w:val="center"/>
              <w:rPr>
                <w:sz w:val="20"/>
                <w:szCs w:val="20"/>
                <w:lang w:eastAsia="ko-KR"/>
              </w:rPr>
            </w:pPr>
            <w:r>
              <w:rPr>
                <w:sz w:val="20"/>
                <w:szCs w:val="20"/>
                <w:lang w:eastAsia="ko-KR"/>
              </w:rPr>
              <w:t>1342 - 1398</w:t>
            </w:r>
          </w:p>
        </w:tc>
      </w:tr>
      <w:tr>
        <w:trPr/>
        <w:tc>
          <w:tcPr>
            <w:tcW w:w="1695" w:type="dxa"/>
            <w:tcBorders/>
          </w:tcPr>
          <w:p>
            <w:pPr>
              <w:pStyle w:val="Compact"/>
              <w:spacing w:before="36" w:after="36"/>
              <w:jc w:val="center"/>
              <w:rPr>
                <w:sz w:val="20"/>
                <w:szCs w:val="20"/>
                <w:lang w:eastAsia="ko-KR"/>
              </w:rPr>
            </w:pPr>
            <w:r>
              <w:rPr>
                <w:sz w:val="20"/>
                <w:szCs w:val="20"/>
                <w:lang w:eastAsia="ko-KR"/>
              </w:rPr>
              <w:t>The Netherlands</w:t>
            </w:r>
          </w:p>
        </w:tc>
        <w:tc>
          <w:tcPr>
            <w:tcW w:w="1584" w:type="dxa"/>
            <w:tcBorders/>
          </w:tcPr>
          <w:p>
            <w:pPr>
              <w:pStyle w:val="Compact"/>
              <w:spacing w:before="36" w:after="36"/>
              <w:jc w:val="center"/>
              <w:rPr>
                <w:sz w:val="20"/>
                <w:szCs w:val="20"/>
                <w:lang w:eastAsia="ko-KR"/>
              </w:rPr>
            </w:pPr>
            <w:r>
              <w:rPr>
                <w:sz w:val="20"/>
                <w:szCs w:val="20"/>
                <w:lang w:eastAsia="ko-KR"/>
              </w:rPr>
              <w:t>Ber45</w:t>
            </w:r>
          </w:p>
        </w:tc>
        <w:tc>
          <w:tcPr>
            <w:tcW w:w="1584" w:type="dxa"/>
            <w:tcBorders/>
          </w:tcPr>
          <w:p>
            <w:pPr>
              <w:pStyle w:val="Compact"/>
              <w:spacing w:before="36" w:after="36"/>
              <w:jc w:val="center"/>
              <w:rPr>
                <w:sz w:val="20"/>
                <w:szCs w:val="20"/>
                <w:lang w:eastAsia="ko-KR"/>
              </w:rPr>
            </w:pPr>
            <w:r>
              <w:rPr>
                <w:sz w:val="20"/>
                <w:szCs w:val="20"/>
                <w:lang w:eastAsia="ko-KR"/>
              </w:rPr>
              <w:t>1354 - 1404</w:t>
            </w:r>
          </w:p>
        </w:tc>
      </w:tr>
      <w:tr>
        <w:trPr/>
        <w:tc>
          <w:tcPr>
            <w:tcW w:w="1695" w:type="dxa"/>
            <w:tcBorders/>
          </w:tcPr>
          <w:p>
            <w:pPr>
              <w:pStyle w:val="Compact"/>
              <w:spacing w:before="36" w:after="36"/>
              <w:jc w:val="center"/>
              <w:rPr>
                <w:sz w:val="20"/>
                <w:szCs w:val="20"/>
                <w:lang w:eastAsia="ko-KR"/>
              </w:rPr>
            </w:pPr>
            <w:r>
              <w:rPr>
                <w:sz w:val="20"/>
                <w:szCs w:val="20"/>
                <w:lang w:eastAsia="ko-KR"/>
              </w:rPr>
              <w:t>Russia</w:t>
            </w:r>
          </w:p>
        </w:tc>
        <w:tc>
          <w:tcPr>
            <w:tcW w:w="1584" w:type="dxa"/>
            <w:tcBorders/>
          </w:tcPr>
          <w:p>
            <w:pPr>
              <w:pStyle w:val="Compact"/>
              <w:spacing w:before="36" w:after="36"/>
              <w:jc w:val="center"/>
              <w:rPr>
                <w:sz w:val="20"/>
                <w:szCs w:val="20"/>
                <w:lang w:eastAsia="ko-KR"/>
              </w:rPr>
            </w:pPr>
            <w:r>
              <w:rPr>
                <w:sz w:val="20"/>
                <w:szCs w:val="20"/>
                <w:lang w:eastAsia="ko-KR"/>
              </w:rPr>
              <w:t>BolgarCity2370</w:t>
            </w:r>
          </w:p>
        </w:tc>
        <w:tc>
          <w:tcPr>
            <w:tcW w:w="1584" w:type="dxa"/>
            <w:tcBorders/>
          </w:tcPr>
          <w:p>
            <w:pPr>
              <w:pStyle w:val="Compact"/>
              <w:spacing w:before="36" w:after="36"/>
              <w:jc w:val="center"/>
              <w:rPr>
                <w:sz w:val="20"/>
                <w:szCs w:val="20"/>
                <w:lang w:eastAsia="ko-KR"/>
              </w:rPr>
            </w:pPr>
            <w:r>
              <w:rPr>
                <w:sz w:val="20"/>
                <w:szCs w:val="20"/>
                <w:lang w:eastAsia="ko-KR"/>
              </w:rPr>
              <w:t>1363 - 1396</w:t>
            </w:r>
          </w:p>
        </w:tc>
      </w:tr>
    </w:tbl>
    <w:p>
      <w:pPr>
        <w:pStyle w:val="TableCaption"/>
        <w:rPr/>
      </w:pPr>
      <w:r>
        <w:rPr/>
        <w:t xml:space="preserve">Table 12: Estimated tip-dates for the pestis tertia clade. </w:t>
      </w:r>
    </w:p>
    <w:tbl>
      <w:tblPr>
        <w:tblStyle w:val="Table"/>
        <w:tblW w:w="3963" w:type="dxa"/>
        <w:jc w:val="left"/>
        <w:tblInd w:w="0" w:type="dxa"/>
        <w:tblCellMar>
          <w:top w:w="0" w:type="dxa"/>
          <w:left w:w="108" w:type="dxa"/>
          <w:bottom w:w="0" w:type="dxa"/>
          <w:right w:w="108" w:type="dxa"/>
        </w:tblCellMar>
        <w:tblLook w:val="07e0" w:noHBand="1" w:noVBand="1" w:firstColumn="1" w:lastRow="1" w:lastColumn="1" w:firstRow="1"/>
      </w:tblPr>
      <w:tblGrid>
        <w:gridCol w:w="1039"/>
        <w:gridCol w:w="1339"/>
        <w:gridCol w:w="1585"/>
      </w:tblGrid>
      <w:tr>
        <w:trPr>
          <w:cnfStyle w:val="100000000000" w:firstRow="1" w:lastRow="0" w:firstColumn="0" w:lastColumn="0" w:oddVBand="0" w:evenVBand="0" w:oddHBand="0" w:evenHBand="0" w:firstRowFirstColumn="0" w:firstRowLastColumn="0" w:lastRowFirstColumn="0" w:lastRowLastColumn="0"/>
        </w:trPr>
        <w:tc>
          <w:tcPr>
            <w:tcW w:w="103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Country</w:t>
            </w:r>
          </w:p>
        </w:tc>
        <w:tc>
          <w:tcPr>
            <w:tcW w:w="1339"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Strain</w:t>
            </w:r>
          </w:p>
        </w:tc>
        <w:tc>
          <w:tcPr>
            <w:tcW w:w="1585"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95% HPD Date</w:t>
            </w:r>
          </w:p>
        </w:tc>
      </w:tr>
      <w:tr>
        <w:trPr/>
        <w:tc>
          <w:tcPr>
            <w:tcW w:w="1039" w:type="dxa"/>
            <w:tcBorders/>
          </w:tcPr>
          <w:p>
            <w:pPr>
              <w:pStyle w:val="Compact"/>
              <w:spacing w:before="36" w:after="36"/>
              <w:jc w:val="center"/>
              <w:rPr>
                <w:sz w:val="20"/>
                <w:szCs w:val="20"/>
                <w:lang w:eastAsia="ko-KR"/>
              </w:rPr>
            </w:pPr>
            <w:r>
              <w:rPr>
                <w:sz w:val="20"/>
                <w:szCs w:val="20"/>
                <w:lang w:eastAsia="ko-KR"/>
              </w:rPr>
              <w:t>Italy</w:t>
            </w:r>
          </w:p>
        </w:tc>
        <w:tc>
          <w:tcPr>
            <w:tcW w:w="1339" w:type="dxa"/>
            <w:tcBorders/>
          </w:tcPr>
          <w:p>
            <w:pPr>
              <w:pStyle w:val="Compact"/>
              <w:spacing w:before="36" w:after="36"/>
              <w:jc w:val="center"/>
              <w:rPr>
                <w:sz w:val="20"/>
                <w:szCs w:val="20"/>
                <w:lang w:eastAsia="ko-KR"/>
              </w:rPr>
            </w:pPr>
            <w:r>
              <w:rPr>
                <w:sz w:val="20"/>
                <w:szCs w:val="20"/>
                <w:lang w:eastAsia="ko-KR"/>
              </w:rPr>
              <w:t>COL001</w:t>
            </w:r>
          </w:p>
        </w:tc>
        <w:tc>
          <w:tcPr>
            <w:tcW w:w="1585" w:type="dxa"/>
            <w:tcBorders/>
          </w:tcPr>
          <w:p>
            <w:pPr>
              <w:pStyle w:val="Compact"/>
              <w:spacing w:before="36" w:after="36"/>
              <w:jc w:val="center"/>
              <w:rPr>
                <w:sz w:val="20"/>
                <w:szCs w:val="20"/>
                <w:lang w:eastAsia="ko-KR"/>
              </w:rPr>
            </w:pPr>
            <w:r>
              <w:rPr>
                <w:sz w:val="20"/>
                <w:szCs w:val="20"/>
                <w:lang w:eastAsia="ko-KR"/>
              </w:rPr>
              <w:t>1322 - 1386</w:t>
            </w:r>
          </w:p>
        </w:tc>
      </w:tr>
      <w:tr>
        <w:trPr/>
        <w:tc>
          <w:tcPr>
            <w:tcW w:w="1039" w:type="dxa"/>
            <w:tcBorders/>
          </w:tcPr>
          <w:p>
            <w:pPr>
              <w:pStyle w:val="Compact"/>
              <w:spacing w:before="36" w:after="36"/>
              <w:jc w:val="center"/>
              <w:rPr>
                <w:sz w:val="20"/>
                <w:szCs w:val="20"/>
                <w:lang w:eastAsia="ko-KR"/>
              </w:rPr>
            </w:pPr>
            <w:r>
              <w:rPr>
                <w:sz w:val="20"/>
                <w:szCs w:val="20"/>
                <w:lang w:eastAsia="ko-KR"/>
              </w:rPr>
              <w:t>Germany</w:t>
            </w:r>
          </w:p>
        </w:tc>
        <w:tc>
          <w:tcPr>
            <w:tcW w:w="1339" w:type="dxa"/>
            <w:tcBorders/>
          </w:tcPr>
          <w:p>
            <w:pPr>
              <w:pStyle w:val="Compact"/>
              <w:spacing w:before="36" w:after="36"/>
              <w:jc w:val="center"/>
              <w:rPr>
                <w:sz w:val="20"/>
                <w:szCs w:val="20"/>
                <w:lang w:eastAsia="ko-KR"/>
              </w:rPr>
            </w:pPr>
            <w:r>
              <w:rPr>
                <w:sz w:val="20"/>
                <w:szCs w:val="20"/>
                <w:lang w:eastAsia="ko-KR"/>
              </w:rPr>
              <w:t>MAN008</w:t>
            </w:r>
          </w:p>
        </w:tc>
        <w:tc>
          <w:tcPr>
            <w:tcW w:w="1585" w:type="dxa"/>
            <w:tcBorders/>
          </w:tcPr>
          <w:p>
            <w:pPr>
              <w:pStyle w:val="Compact"/>
              <w:spacing w:before="36" w:after="36"/>
              <w:jc w:val="center"/>
              <w:rPr>
                <w:sz w:val="20"/>
                <w:szCs w:val="20"/>
                <w:lang w:eastAsia="ko-KR"/>
              </w:rPr>
            </w:pPr>
            <w:r>
              <w:rPr>
                <w:sz w:val="20"/>
                <w:szCs w:val="20"/>
                <w:lang w:eastAsia="ko-KR"/>
              </w:rPr>
              <w:t>1334 - 1401</w:t>
            </w:r>
          </w:p>
        </w:tc>
      </w:tr>
      <w:tr>
        <w:trPr/>
        <w:tc>
          <w:tcPr>
            <w:tcW w:w="1039" w:type="dxa"/>
            <w:tcBorders/>
          </w:tcPr>
          <w:p>
            <w:pPr>
              <w:pStyle w:val="Compact"/>
              <w:spacing w:before="36" w:after="36"/>
              <w:jc w:val="center"/>
              <w:rPr>
                <w:sz w:val="20"/>
                <w:szCs w:val="20"/>
                <w:lang w:eastAsia="ko-KR"/>
              </w:rPr>
            </w:pPr>
            <w:r>
              <w:rPr>
                <w:sz w:val="20"/>
                <w:szCs w:val="20"/>
                <w:lang w:eastAsia="ko-KR"/>
              </w:rPr>
              <w:t>Denmark</w:t>
            </w:r>
          </w:p>
        </w:tc>
        <w:tc>
          <w:tcPr>
            <w:tcW w:w="1339" w:type="dxa"/>
            <w:tcBorders/>
          </w:tcPr>
          <w:p>
            <w:pPr>
              <w:pStyle w:val="Compact"/>
              <w:spacing w:before="36" w:after="36"/>
              <w:jc w:val="center"/>
              <w:rPr>
                <w:sz w:val="20"/>
                <w:szCs w:val="20"/>
                <w:lang w:eastAsia="ko-KR"/>
              </w:rPr>
            </w:pPr>
            <w:r>
              <w:rPr>
                <w:sz w:val="20"/>
                <w:szCs w:val="20"/>
                <w:lang w:eastAsia="ko-KR"/>
              </w:rPr>
              <w:t>A1480x1480</w:t>
            </w:r>
          </w:p>
        </w:tc>
        <w:tc>
          <w:tcPr>
            <w:tcW w:w="1585" w:type="dxa"/>
            <w:tcBorders/>
          </w:tcPr>
          <w:p>
            <w:pPr>
              <w:pStyle w:val="Compact"/>
              <w:spacing w:before="36" w:after="36"/>
              <w:jc w:val="center"/>
              <w:rPr>
                <w:sz w:val="20"/>
                <w:szCs w:val="20"/>
                <w:lang w:eastAsia="ko-KR"/>
              </w:rPr>
            </w:pPr>
            <w:r>
              <w:rPr>
                <w:sz w:val="20"/>
                <w:szCs w:val="20"/>
                <w:lang w:eastAsia="ko-KR"/>
              </w:rPr>
              <w:t>1384 - 1473</w:t>
            </w:r>
          </w:p>
        </w:tc>
      </w:tr>
      <w:tr>
        <w:trPr/>
        <w:tc>
          <w:tcPr>
            <w:tcW w:w="1039" w:type="dxa"/>
            <w:tcBorders/>
          </w:tcPr>
          <w:p>
            <w:pPr>
              <w:pStyle w:val="Compact"/>
              <w:spacing w:before="36" w:after="36"/>
              <w:jc w:val="center"/>
              <w:rPr>
                <w:sz w:val="20"/>
                <w:szCs w:val="20"/>
                <w:lang w:eastAsia="ko-KR"/>
              </w:rPr>
            </w:pPr>
            <w:r>
              <w:rPr>
                <w:sz w:val="20"/>
                <w:szCs w:val="20"/>
                <w:lang w:eastAsia="ko-KR"/>
              </w:rPr>
              <w:t>Germany</w:t>
            </w:r>
          </w:p>
        </w:tc>
        <w:tc>
          <w:tcPr>
            <w:tcW w:w="1339" w:type="dxa"/>
            <w:tcBorders/>
          </w:tcPr>
          <w:p>
            <w:pPr>
              <w:pStyle w:val="Compact"/>
              <w:spacing w:before="36" w:after="36"/>
              <w:jc w:val="center"/>
              <w:rPr>
                <w:sz w:val="20"/>
                <w:szCs w:val="20"/>
                <w:lang w:eastAsia="ko-KR"/>
              </w:rPr>
            </w:pPr>
            <w:r>
              <w:rPr>
                <w:sz w:val="20"/>
                <w:szCs w:val="20"/>
                <w:lang w:eastAsia="ko-KR"/>
              </w:rPr>
              <w:t>STA001</w:t>
            </w:r>
          </w:p>
        </w:tc>
        <w:tc>
          <w:tcPr>
            <w:tcW w:w="1585" w:type="dxa"/>
            <w:tcBorders/>
          </w:tcPr>
          <w:p>
            <w:pPr>
              <w:pStyle w:val="Compact"/>
              <w:spacing w:before="36" w:after="36"/>
              <w:jc w:val="center"/>
              <w:rPr>
                <w:sz w:val="20"/>
                <w:szCs w:val="20"/>
                <w:lang w:eastAsia="ko-KR"/>
              </w:rPr>
            </w:pPr>
            <w:r>
              <w:rPr>
                <w:sz w:val="20"/>
                <w:szCs w:val="20"/>
                <w:lang w:eastAsia="ko-KR"/>
              </w:rPr>
              <w:t>1390 - 1476</w:t>
            </w:r>
          </w:p>
        </w:tc>
      </w:tr>
      <w:tr>
        <w:trPr/>
        <w:tc>
          <w:tcPr>
            <w:tcW w:w="1039" w:type="dxa"/>
            <w:tcBorders/>
          </w:tcPr>
          <w:p>
            <w:pPr>
              <w:pStyle w:val="Compact"/>
              <w:spacing w:before="36" w:after="36"/>
              <w:jc w:val="center"/>
              <w:rPr>
                <w:sz w:val="20"/>
                <w:szCs w:val="20"/>
                <w:lang w:eastAsia="ko-KR"/>
              </w:rPr>
            </w:pPr>
            <w:r>
              <w:rPr>
                <w:sz w:val="20"/>
                <w:szCs w:val="20"/>
                <w:lang w:eastAsia="ko-KR"/>
              </w:rPr>
              <w:t>Denmark</w:t>
            </w:r>
          </w:p>
        </w:tc>
        <w:tc>
          <w:tcPr>
            <w:tcW w:w="1339" w:type="dxa"/>
            <w:tcBorders/>
          </w:tcPr>
          <w:p>
            <w:pPr>
              <w:pStyle w:val="Compact"/>
              <w:spacing w:before="36" w:after="36"/>
              <w:jc w:val="center"/>
              <w:rPr>
                <w:sz w:val="20"/>
                <w:szCs w:val="20"/>
                <w:lang w:eastAsia="ko-KR"/>
              </w:rPr>
            </w:pPr>
            <w:r>
              <w:rPr>
                <w:sz w:val="20"/>
                <w:szCs w:val="20"/>
                <w:lang w:eastAsia="ko-KR"/>
              </w:rPr>
              <w:t>A146x3011</w:t>
            </w:r>
          </w:p>
        </w:tc>
        <w:tc>
          <w:tcPr>
            <w:tcW w:w="1585" w:type="dxa"/>
            <w:tcBorders/>
          </w:tcPr>
          <w:p>
            <w:pPr>
              <w:pStyle w:val="Compact"/>
              <w:spacing w:before="36" w:after="36"/>
              <w:jc w:val="center"/>
              <w:rPr>
                <w:sz w:val="20"/>
                <w:szCs w:val="20"/>
                <w:lang w:eastAsia="ko-KR"/>
              </w:rPr>
            </w:pPr>
            <w:r>
              <w:rPr>
                <w:sz w:val="20"/>
                <w:szCs w:val="20"/>
                <w:lang w:eastAsia="ko-KR"/>
              </w:rPr>
              <w:t>1397 - 1470</w:t>
            </w:r>
          </w:p>
        </w:tc>
      </w:tr>
      <w:tr>
        <w:trPr/>
        <w:tc>
          <w:tcPr>
            <w:tcW w:w="1039" w:type="dxa"/>
            <w:tcBorders/>
          </w:tcPr>
          <w:p>
            <w:pPr>
              <w:pStyle w:val="Compact"/>
              <w:spacing w:before="36" w:after="36"/>
              <w:jc w:val="center"/>
              <w:rPr>
                <w:sz w:val="20"/>
                <w:szCs w:val="20"/>
                <w:lang w:eastAsia="ko-KR"/>
              </w:rPr>
            </w:pPr>
            <w:r>
              <w:rPr>
                <w:sz w:val="20"/>
                <w:szCs w:val="20"/>
                <w:lang w:eastAsia="ko-KR"/>
              </w:rPr>
              <w:t>Denmark</w:t>
            </w:r>
          </w:p>
        </w:tc>
        <w:tc>
          <w:tcPr>
            <w:tcW w:w="1339" w:type="dxa"/>
            <w:tcBorders/>
          </w:tcPr>
          <w:p>
            <w:pPr>
              <w:pStyle w:val="Compact"/>
              <w:spacing w:before="36" w:after="36"/>
              <w:jc w:val="center"/>
              <w:rPr>
                <w:sz w:val="20"/>
                <w:szCs w:val="20"/>
                <w:lang w:eastAsia="ko-KR"/>
              </w:rPr>
            </w:pPr>
            <w:r>
              <w:rPr>
                <w:sz w:val="20"/>
                <w:szCs w:val="20"/>
                <w:lang w:eastAsia="ko-KR"/>
              </w:rPr>
              <w:t>G371</w:t>
            </w:r>
          </w:p>
        </w:tc>
        <w:tc>
          <w:tcPr>
            <w:tcW w:w="1585" w:type="dxa"/>
            <w:tcBorders/>
          </w:tcPr>
          <w:p>
            <w:pPr>
              <w:pStyle w:val="Compact"/>
              <w:spacing w:before="36" w:after="36"/>
              <w:jc w:val="center"/>
              <w:rPr>
                <w:sz w:val="20"/>
                <w:szCs w:val="20"/>
                <w:lang w:eastAsia="ko-KR"/>
              </w:rPr>
            </w:pPr>
            <w:r>
              <w:rPr>
                <w:sz w:val="20"/>
                <w:szCs w:val="20"/>
                <w:lang w:eastAsia="ko-KR"/>
              </w:rPr>
              <w:t>1419 - 1490</w:t>
            </w:r>
          </w:p>
        </w:tc>
      </w:tr>
      <w:tr>
        <w:trPr/>
        <w:tc>
          <w:tcPr>
            <w:tcW w:w="1039" w:type="dxa"/>
            <w:tcBorders/>
          </w:tcPr>
          <w:p>
            <w:pPr>
              <w:pStyle w:val="Compact"/>
              <w:spacing w:before="36" w:after="36"/>
              <w:jc w:val="center"/>
              <w:rPr>
                <w:sz w:val="20"/>
                <w:szCs w:val="20"/>
                <w:lang w:eastAsia="ko-KR"/>
              </w:rPr>
            </w:pPr>
            <w:r>
              <w:rPr>
                <w:sz w:val="20"/>
                <w:szCs w:val="20"/>
                <w:lang w:eastAsia="ko-KR"/>
              </w:rPr>
              <w:t>England</w:t>
            </w:r>
          </w:p>
        </w:tc>
        <w:tc>
          <w:tcPr>
            <w:tcW w:w="1339" w:type="dxa"/>
            <w:tcBorders/>
          </w:tcPr>
          <w:p>
            <w:pPr>
              <w:pStyle w:val="Compact"/>
              <w:spacing w:before="36" w:after="36"/>
              <w:jc w:val="center"/>
              <w:rPr>
                <w:sz w:val="20"/>
                <w:szCs w:val="20"/>
                <w:lang w:eastAsia="ko-KR"/>
              </w:rPr>
            </w:pPr>
            <w:r>
              <w:rPr>
                <w:sz w:val="20"/>
                <w:szCs w:val="20"/>
                <w:lang w:eastAsia="ko-KR"/>
              </w:rPr>
              <w:t>NMS002</w:t>
            </w:r>
          </w:p>
        </w:tc>
        <w:tc>
          <w:tcPr>
            <w:tcW w:w="1585" w:type="dxa"/>
            <w:tcBorders/>
          </w:tcPr>
          <w:p>
            <w:pPr>
              <w:pStyle w:val="Compact"/>
              <w:spacing w:before="36" w:after="36"/>
              <w:jc w:val="center"/>
              <w:rPr>
                <w:sz w:val="20"/>
                <w:szCs w:val="20"/>
                <w:lang w:eastAsia="ko-KR"/>
              </w:rPr>
            </w:pPr>
            <w:r>
              <w:rPr>
                <w:sz w:val="20"/>
                <w:szCs w:val="20"/>
                <w:lang w:eastAsia="ko-KR"/>
              </w:rPr>
              <w:t>1464 - 1518</w:t>
            </w:r>
          </w:p>
        </w:tc>
      </w:tr>
    </w:tbl>
    <w:p>
      <w:pPr>
        <w:pStyle w:val="TableCaption"/>
        <w:rPr/>
      </w:pPr>
      <w:r>
        <w:rPr/>
        <w:t xml:space="preserve">Table 13: Estimated tip-dates for the Baltic-Alps clade. </w:t>
      </w:r>
    </w:p>
    <w:tbl>
      <w:tblPr>
        <w:tblStyle w:val="Table"/>
        <w:tblW w:w="4085" w:type="dxa"/>
        <w:jc w:val="left"/>
        <w:tblInd w:w="0" w:type="dxa"/>
        <w:tblCellMar>
          <w:top w:w="0" w:type="dxa"/>
          <w:left w:w="108" w:type="dxa"/>
          <w:bottom w:w="0" w:type="dxa"/>
          <w:right w:w="108" w:type="dxa"/>
        </w:tblCellMar>
        <w:tblLook w:val="07e0" w:noHBand="1" w:noVBand="1" w:firstColumn="1" w:lastRow="1" w:lastColumn="1" w:firstRow="1"/>
      </w:tblPr>
      <w:tblGrid>
        <w:gridCol w:w="1250"/>
        <w:gridCol w:w="1251"/>
        <w:gridCol w:w="1584"/>
      </w:tblGrid>
      <w:tr>
        <w:trPr>
          <w:cnfStyle w:val="100000000000" w:firstRow="1" w:lastRow="0" w:firstColumn="0" w:lastColumn="0" w:oddVBand="0" w:evenVBand="0" w:oddHBand="0" w:evenHBand="0" w:firstRowFirstColumn="0" w:firstRowLastColumn="0" w:lastRowFirstColumn="0" w:lastRowLastColumn="0"/>
        </w:trPr>
        <w:tc>
          <w:tcPr>
            <w:tcW w:w="1250"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Country</w:t>
            </w:r>
          </w:p>
        </w:tc>
        <w:tc>
          <w:tcPr>
            <w:tcW w:w="1251"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Strain</w:t>
            </w:r>
          </w:p>
        </w:tc>
        <w:tc>
          <w:tcPr>
            <w:tcW w:w="1584"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95% HPD Date</w:t>
            </w:r>
          </w:p>
        </w:tc>
      </w:tr>
      <w:tr>
        <w:trPr/>
        <w:tc>
          <w:tcPr>
            <w:tcW w:w="1250" w:type="dxa"/>
            <w:tcBorders/>
          </w:tcPr>
          <w:p>
            <w:pPr>
              <w:pStyle w:val="Compact"/>
              <w:spacing w:before="36" w:after="36"/>
              <w:jc w:val="center"/>
              <w:rPr>
                <w:sz w:val="20"/>
                <w:szCs w:val="20"/>
                <w:lang w:eastAsia="ko-KR"/>
              </w:rPr>
            </w:pPr>
            <w:r>
              <w:rPr>
                <w:sz w:val="20"/>
                <w:szCs w:val="20"/>
                <w:lang w:eastAsia="ko-KR"/>
              </w:rPr>
              <w:t>Lithuania</w:t>
            </w:r>
          </w:p>
        </w:tc>
        <w:tc>
          <w:tcPr>
            <w:tcW w:w="1251" w:type="dxa"/>
            <w:tcBorders/>
          </w:tcPr>
          <w:p>
            <w:pPr>
              <w:pStyle w:val="Compact"/>
              <w:spacing w:before="36" w:after="36"/>
              <w:jc w:val="center"/>
              <w:rPr>
                <w:sz w:val="20"/>
                <w:szCs w:val="20"/>
                <w:lang w:eastAsia="ko-KR"/>
              </w:rPr>
            </w:pPr>
            <w:r>
              <w:rPr>
                <w:sz w:val="20"/>
                <w:szCs w:val="20"/>
                <w:lang w:eastAsia="ko-KR"/>
              </w:rPr>
              <w:t>AGU010</w:t>
            </w:r>
          </w:p>
        </w:tc>
        <w:tc>
          <w:tcPr>
            <w:tcW w:w="1584" w:type="dxa"/>
            <w:tcBorders/>
          </w:tcPr>
          <w:p>
            <w:pPr>
              <w:pStyle w:val="Compact"/>
              <w:spacing w:before="36" w:after="36"/>
              <w:jc w:val="center"/>
              <w:rPr>
                <w:sz w:val="20"/>
                <w:szCs w:val="20"/>
                <w:lang w:eastAsia="ko-KR"/>
              </w:rPr>
            </w:pPr>
            <w:r>
              <w:rPr>
                <w:sz w:val="20"/>
                <w:szCs w:val="20"/>
                <w:lang w:eastAsia="ko-KR"/>
              </w:rPr>
              <w:t>1458 - 1492</w:t>
            </w:r>
          </w:p>
        </w:tc>
      </w:tr>
      <w:tr>
        <w:trPr/>
        <w:tc>
          <w:tcPr>
            <w:tcW w:w="1250" w:type="dxa"/>
            <w:tcBorders/>
          </w:tcPr>
          <w:p>
            <w:pPr>
              <w:pStyle w:val="Compact"/>
              <w:spacing w:before="36" w:after="36"/>
              <w:jc w:val="center"/>
              <w:rPr>
                <w:sz w:val="20"/>
                <w:szCs w:val="20"/>
                <w:lang w:eastAsia="ko-KR"/>
              </w:rPr>
            </w:pPr>
            <w:r>
              <w:rPr>
                <w:sz w:val="20"/>
                <w:szCs w:val="20"/>
                <w:lang w:eastAsia="ko-KR"/>
              </w:rPr>
              <w:t>Germany</w:t>
            </w:r>
          </w:p>
        </w:tc>
        <w:tc>
          <w:tcPr>
            <w:tcW w:w="1251" w:type="dxa"/>
            <w:tcBorders/>
          </w:tcPr>
          <w:p>
            <w:pPr>
              <w:pStyle w:val="Compact"/>
              <w:spacing w:before="36" w:after="36"/>
              <w:jc w:val="center"/>
              <w:rPr>
                <w:sz w:val="20"/>
                <w:szCs w:val="20"/>
                <w:lang w:eastAsia="ko-KR"/>
              </w:rPr>
            </w:pPr>
            <w:r>
              <w:rPr>
                <w:sz w:val="20"/>
                <w:szCs w:val="20"/>
                <w:lang w:eastAsia="ko-KR"/>
              </w:rPr>
              <w:t>ELW098</w:t>
            </w:r>
          </w:p>
        </w:tc>
        <w:tc>
          <w:tcPr>
            <w:tcW w:w="1584" w:type="dxa"/>
            <w:tcBorders/>
          </w:tcPr>
          <w:p>
            <w:pPr>
              <w:pStyle w:val="Compact"/>
              <w:spacing w:before="36" w:after="36"/>
              <w:jc w:val="center"/>
              <w:rPr>
                <w:sz w:val="20"/>
                <w:szCs w:val="20"/>
                <w:lang w:eastAsia="ko-KR"/>
              </w:rPr>
            </w:pPr>
            <w:r>
              <w:rPr>
                <w:sz w:val="20"/>
                <w:szCs w:val="20"/>
                <w:lang w:eastAsia="ko-KR"/>
              </w:rPr>
              <w:t>1455 - 1521</w:t>
            </w:r>
          </w:p>
        </w:tc>
      </w:tr>
      <w:tr>
        <w:trPr/>
        <w:tc>
          <w:tcPr>
            <w:tcW w:w="1250" w:type="dxa"/>
            <w:tcBorders/>
          </w:tcPr>
          <w:p>
            <w:pPr>
              <w:pStyle w:val="Compact"/>
              <w:spacing w:before="36" w:after="36"/>
              <w:jc w:val="center"/>
              <w:rPr>
                <w:sz w:val="20"/>
                <w:szCs w:val="20"/>
                <w:lang w:eastAsia="ko-KR"/>
              </w:rPr>
            </w:pPr>
            <w:r>
              <w:rPr>
                <w:sz w:val="20"/>
                <w:szCs w:val="20"/>
                <w:lang w:eastAsia="ko-KR"/>
              </w:rPr>
              <w:t>Lithuania</w:t>
            </w:r>
          </w:p>
        </w:tc>
        <w:tc>
          <w:tcPr>
            <w:tcW w:w="1251" w:type="dxa"/>
            <w:tcBorders/>
          </w:tcPr>
          <w:p>
            <w:pPr>
              <w:pStyle w:val="Compact"/>
              <w:spacing w:before="36" w:after="36"/>
              <w:jc w:val="center"/>
              <w:rPr>
                <w:sz w:val="20"/>
                <w:szCs w:val="20"/>
                <w:lang w:eastAsia="ko-KR"/>
              </w:rPr>
            </w:pPr>
            <w:r>
              <w:rPr>
                <w:sz w:val="20"/>
                <w:szCs w:val="20"/>
                <w:lang w:eastAsia="ko-KR"/>
              </w:rPr>
              <w:t>AGU007B</w:t>
            </w:r>
          </w:p>
        </w:tc>
        <w:tc>
          <w:tcPr>
            <w:tcW w:w="1584" w:type="dxa"/>
            <w:tcBorders/>
          </w:tcPr>
          <w:p>
            <w:pPr>
              <w:pStyle w:val="Compact"/>
              <w:spacing w:before="36" w:after="36"/>
              <w:jc w:val="center"/>
              <w:rPr>
                <w:sz w:val="20"/>
                <w:szCs w:val="20"/>
                <w:lang w:eastAsia="ko-KR"/>
              </w:rPr>
            </w:pPr>
            <w:r>
              <w:rPr>
                <w:sz w:val="20"/>
                <w:szCs w:val="20"/>
                <w:lang w:eastAsia="ko-KR"/>
              </w:rPr>
              <w:t>1460 - 1522</w:t>
            </w:r>
          </w:p>
        </w:tc>
      </w:tr>
      <w:tr>
        <w:trPr/>
        <w:tc>
          <w:tcPr>
            <w:tcW w:w="1250" w:type="dxa"/>
            <w:tcBorders/>
          </w:tcPr>
          <w:p>
            <w:pPr>
              <w:pStyle w:val="Compact"/>
              <w:spacing w:before="36" w:after="36"/>
              <w:jc w:val="center"/>
              <w:rPr>
                <w:sz w:val="20"/>
                <w:szCs w:val="20"/>
                <w:lang w:eastAsia="ko-KR"/>
              </w:rPr>
            </w:pPr>
            <w:r>
              <w:rPr>
                <w:sz w:val="20"/>
                <w:szCs w:val="20"/>
                <w:lang w:eastAsia="ko-KR"/>
              </w:rPr>
              <w:t>Poland</w:t>
            </w:r>
          </w:p>
        </w:tc>
        <w:tc>
          <w:tcPr>
            <w:tcW w:w="1251" w:type="dxa"/>
            <w:tcBorders/>
          </w:tcPr>
          <w:p>
            <w:pPr>
              <w:pStyle w:val="Compact"/>
              <w:spacing w:before="36" w:after="36"/>
              <w:jc w:val="center"/>
              <w:rPr>
                <w:sz w:val="20"/>
                <w:szCs w:val="20"/>
                <w:lang w:eastAsia="ko-KR"/>
              </w:rPr>
            </w:pPr>
            <w:r>
              <w:rPr>
                <w:sz w:val="20"/>
                <w:szCs w:val="20"/>
                <w:lang w:eastAsia="ko-KR"/>
              </w:rPr>
              <w:t>Gdansk8</w:t>
            </w:r>
          </w:p>
        </w:tc>
        <w:tc>
          <w:tcPr>
            <w:tcW w:w="1584" w:type="dxa"/>
            <w:tcBorders/>
          </w:tcPr>
          <w:p>
            <w:pPr>
              <w:pStyle w:val="Compact"/>
              <w:spacing w:before="36" w:after="36"/>
              <w:jc w:val="center"/>
              <w:rPr>
                <w:sz w:val="20"/>
                <w:szCs w:val="20"/>
                <w:lang w:eastAsia="ko-KR"/>
              </w:rPr>
            </w:pPr>
            <w:r>
              <w:rPr>
                <w:sz w:val="20"/>
                <w:szCs w:val="20"/>
                <w:lang w:eastAsia="ko-KR"/>
              </w:rPr>
              <w:t>1461 - 1523</w:t>
            </w:r>
          </w:p>
        </w:tc>
      </w:tr>
      <w:tr>
        <w:trPr/>
        <w:tc>
          <w:tcPr>
            <w:tcW w:w="1250" w:type="dxa"/>
            <w:tcBorders/>
          </w:tcPr>
          <w:p>
            <w:pPr>
              <w:pStyle w:val="Compact"/>
              <w:spacing w:before="36" w:after="36"/>
              <w:jc w:val="center"/>
              <w:rPr>
                <w:sz w:val="20"/>
                <w:szCs w:val="20"/>
                <w:lang w:eastAsia="ko-KR"/>
              </w:rPr>
            </w:pPr>
            <w:r>
              <w:rPr>
                <w:sz w:val="20"/>
                <w:szCs w:val="20"/>
                <w:lang w:eastAsia="ko-KR"/>
              </w:rPr>
              <w:t>Lithuania</w:t>
            </w:r>
          </w:p>
        </w:tc>
        <w:tc>
          <w:tcPr>
            <w:tcW w:w="1251" w:type="dxa"/>
            <w:tcBorders/>
          </w:tcPr>
          <w:p>
            <w:pPr>
              <w:pStyle w:val="Compact"/>
              <w:spacing w:before="36" w:after="36"/>
              <w:jc w:val="center"/>
              <w:rPr>
                <w:sz w:val="20"/>
                <w:szCs w:val="20"/>
                <w:lang w:eastAsia="ko-KR"/>
              </w:rPr>
            </w:pPr>
            <w:r>
              <w:rPr>
                <w:sz w:val="20"/>
                <w:szCs w:val="20"/>
                <w:lang w:eastAsia="ko-KR"/>
              </w:rPr>
              <w:t>AGU025</w:t>
            </w:r>
          </w:p>
        </w:tc>
        <w:tc>
          <w:tcPr>
            <w:tcW w:w="1584" w:type="dxa"/>
            <w:tcBorders/>
          </w:tcPr>
          <w:p>
            <w:pPr>
              <w:pStyle w:val="Compact"/>
              <w:spacing w:before="36" w:after="36"/>
              <w:jc w:val="center"/>
              <w:rPr>
                <w:sz w:val="20"/>
                <w:szCs w:val="20"/>
                <w:lang w:eastAsia="ko-KR"/>
              </w:rPr>
            </w:pPr>
            <w:r>
              <w:rPr>
                <w:sz w:val="20"/>
                <w:szCs w:val="20"/>
                <w:lang w:eastAsia="ko-KR"/>
              </w:rPr>
              <w:t>1471 - 1536</w:t>
            </w:r>
          </w:p>
        </w:tc>
      </w:tr>
      <w:tr>
        <w:trPr/>
        <w:tc>
          <w:tcPr>
            <w:tcW w:w="1250" w:type="dxa"/>
            <w:tcBorders/>
          </w:tcPr>
          <w:p>
            <w:pPr>
              <w:pStyle w:val="Compact"/>
              <w:spacing w:before="36" w:after="36"/>
              <w:jc w:val="center"/>
              <w:rPr>
                <w:sz w:val="20"/>
                <w:szCs w:val="20"/>
                <w:lang w:eastAsia="ko-KR"/>
              </w:rPr>
            </w:pPr>
            <w:r>
              <w:rPr>
                <w:sz w:val="20"/>
                <w:szCs w:val="20"/>
                <w:lang w:eastAsia="ko-KR"/>
              </w:rPr>
              <w:t>Denmark</w:t>
            </w:r>
          </w:p>
        </w:tc>
        <w:tc>
          <w:tcPr>
            <w:tcW w:w="1251" w:type="dxa"/>
            <w:tcBorders/>
          </w:tcPr>
          <w:p>
            <w:pPr>
              <w:pStyle w:val="Compact"/>
              <w:spacing w:before="36" w:after="36"/>
              <w:jc w:val="center"/>
              <w:rPr>
                <w:sz w:val="20"/>
                <w:szCs w:val="20"/>
                <w:lang w:eastAsia="ko-KR"/>
              </w:rPr>
            </w:pPr>
            <w:r>
              <w:rPr>
                <w:sz w:val="20"/>
                <w:szCs w:val="20"/>
                <w:lang w:eastAsia="ko-KR"/>
              </w:rPr>
              <w:t>G207</w:t>
            </w:r>
          </w:p>
        </w:tc>
        <w:tc>
          <w:tcPr>
            <w:tcW w:w="1584" w:type="dxa"/>
            <w:tcBorders/>
          </w:tcPr>
          <w:p>
            <w:pPr>
              <w:pStyle w:val="Compact"/>
              <w:spacing w:before="36" w:after="36"/>
              <w:jc w:val="center"/>
              <w:rPr>
                <w:sz w:val="20"/>
                <w:szCs w:val="20"/>
                <w:lang w:eastAsia="ko-KR"/>
              </w:rPr>
            </w:pPr>
            <w:r>
              <w:rPr>
                <w:sz w:val="20"/>
                <w:szCs w:val="20"/>
                <w:lang w:eastAsia="ko-KR"/>
              </w:rPr>
              <w:t>1477 - 1551</w:t>
            </w:r>
          </w:p>
        </w:tc>
      </w:tr>
      <w:tr>
        <w:trPr/>
        <w:tc>
          <w:tcPr>
            <w:tcW w:w="1250" w:type="dxa"/>
            <w:tcBorders/>
          </w:tcPr>
          <w:p>
            <w:pPr>
              <w:pStyle w:val="Compact"/>
              <w:spacing w:before="36" w:after="36"/>
              <w:jc w:val="center"/>
              <w:rPr>
                <w:sz w:val="20"/>
                <w:szCs w:val="20"/>
                <w:lang w:eastAsia="ko-KR"/>
              </w:rPr>
            </w:pPr>
            <w:r>
              <w:rPr>
                <w:sz w:val="20"/>
                <w:szCs w:val="20"/>
                <w:lang w:eastAsia="ko-KR"/>
              </w:rPr>
              <w:t>Denmark</w:t>
            </w:r>
          </w:p>
        </w:tc>
        <w:tc>
          <w:tcPr>
            <w:tcW w:w="1251" w:type="dxa"/>
            <w:tcBorders/>
          </w:tcPr>
          <w:p>
            <w:pPr>
              <w:pStyle w:val="Compact"/>
              <w:spacing w:before="36" w:after="36"/>
              <w:jc w:val="center"/>
              <w:rPr>
                <w:sz w:val="20"/>
                <w:szCs w:val="20"/>
                <w:lang w:eastAsia="ko-KR"/>
              </w:rPr>
            </w:pPr>
            <w:r>
              <w:rPr>
                <w:sz w:val="20"/>
                <w:szCs w:val="20"/>
                <w:lang w:eastAsia="ko-KR"/>
              </w:rPr>
              <w:t>G861x1035</w:t>
            </w:r>
          </w:p>
        </w:tc>
        <w:tc>
          <w:tcPr>
            <w:tcW w:w="1584" w:type="dxa"/>
            <w:tcBorders/>
          </w:tcPr>
          <w:p>
            <w:pPr>
              <w:pStyle w:val="Compact"/>
              <w:spacing w:before="36" w:after="36"/>
              <w:jc w:val="center"/>
              <w:rPr>
                <w:sz w:val="20"/>
                <w:szCs w:val="20"/>
                <w:lang w:eastAsia="ko-KR"/>
              </w:rPr>
            </w:pPr>
            <w:r>
              <w:rPr>
                <w:sz w:val="20"/>
                <w:szCs w:val="20"/>
                <w:lang w:eastAsia="ko-KR"/>
              </w:rPr>
              <w:t>1489 - 1567</w:t>
            </w:r>
          </w:p>
        </w:tc>
      </w:tr>
      <w:tr>
        <w:trPr/>
        <w:tc>
          <w:tcPr>
            <w:tcW w:w="1250" w:type="dxa"/>
            <w:tcBorders/>
          </w:tcPr>
          <w:p>
            <w:pPr>
              <w:pStyle w:val="Compact"/>
              <w:spacing w:before="36" w:after="36"/>
              <w:jc w:val="center"/>
              <w:rPr>
                <w:sz w:val="20"/>
                <w:szCs w:val="20"/>
                <w:lang w:eastAsia="ko-KR"/>
              </w:rPr>
            </w:pPr>
            <w:r>
              <w:rPr>
                <w:sz w:val="20"/>
                <w:szCs w:val="20"/>
                <w:lang w:eastAsia="ko-KR"/>
              </w:rPr>
              <w:t>Germany</w:t>
            </w:r>
          </w:p>
        </w:tc>
        <w:tc>
          <w:tcPr>
            <w:tcW w:w="1251" w:type="dxa"/>
            <w:tcBorders/>
          </w:tcPr>
          <w:p>
            <w:pPr>
              <w:pStyle w:val="Compact"/>
              <w:spacing w:before="36" w:after="36"/>
              <w:jc w:val="center"/>
              <w:rPr>
                <w:sz w:val="20"/>
                <w:szCs w:val="20"/>
                <w:lang w:eastAsia="ko-KR"/>
              </w:rPr>
            </w:pPr>
            <w:r>
              <w:rPr>
                <w:sz w:val="20"/>
                <w:szCs w:val="20"/>
                <w:lang w:eastAsia="ko-KR"/>
              </w:rPr>
              <w:t>LBG002</w:t>
            </w:r>
          </w:p>
        </w:tc>
        <w:tc>
          <w:tcPr>
            <w:tcW w:w="1584" w:type="dxa"/>
            <w:tcBorders/>
          </w:tcPr>
          <w:p>
            <w:pPr>
              <w:pStyle w:val="Compact"/>
              <w:spacing w:before="36" w:after="36"/>
              <w:jc w:val="center"/>
              <w:rPr>
                <w:sz w:val="20"/>
                <w:szCs w:val="20"/>
                <w:lang w:eastAsia="ko-KR"/>
              </w:rPr>
            </w:pPr>
            <w:r>
              <w:rPr>
                <w:sz w:val="20"/>
                <w:szCs w:val="20"/>
                <w:lang w:eastAsia="ko-KR"/>
              </w:rPr>
              <w:t>1493 - 1568</w:t>
            </w:r>
          </w:p>
        </w:tc>
      </w:tr>
      <w:tr>
        <w:trPr/>
        <w:tc>
          <w:tcPr>
            <w:tcW w:w="1250" w:type="dxa"/>
            <w:tcBorders/>
          </w:tcPr>
          <w:p>
            <w:pPr>
              <w:pStyle w:val="Compact"/>
              <w:spacing w:before="36" w:after="36"/>
              <w:jc w:val="center"/>
              <w:rPr>
                <w:sz w:val="20"/>
                <w:szCs w:val="20"/>
                <w:lang w:eastAsia="ko-KR"/>
              </w:rPr>
            </w:pPr>
            <w:r>
              <w:rPr>
                <w:sz w:val="20"/>
                <w:szCs w:val="20"/>
                <w:lang w:eastAsia="ko-KR"/>
              </w:rPr>
              <w:t>Switzerland</w:t>
            </w:r>
          </w:p>
        </w:tc>
        <w:tc>
          <w:tcPr>
            <w:tcW w:w="1251" w:type="dxa"/>
            <w:tcBorders/>
          </w:tcPr>
          <w:p>
            <w:pPr>
              <w:pStyle w:val="Compact"/>
              <w:spacing w:before="36" w:after="36"/>
              <w:jc w:val="center"/>
              <w:rPr>
                <w:sz w:val="20"/>
                <w:szCs w:val="20"/>
                <w:lang w:eastAsia="ko-KR"/>
              </w:rPr>
            </w:pPr>
            <w:r>
              <w:rPr>
                <w:sz w:val="20"/>
                <w:szCs w:val="20"/>
                <w:lang w:eastAsia="ko-KR"/>
              </w:rPr>
              <w:t>STN014</w:t>
            </w:r>
          </w:p>
        </w:tc>
        <w:tc>
          <w:tcPr>
            <w:tcW w:w="1584" w:type="dxa"/>
            <w:tcBorders/>
          </w:tcPr>
          <w:p>
            <w:pPr>
              <w:pStyle w:val="Compact"/>
              <w:spacing w:before="36" w:after="36"/>
              <w:jc w:val="center"/>
              <w:rPr>
                <w:sz w:val="20"/>
                <w:szCs w:val="20"/>
                <w:lang w:eastAsia="ko-KR"/>
              </w:rPr>
            </w:pPr>
            <w:r>
              <w:rPr>
                <w:sz w:val="20"/>
                <w:szCs w:val="20"/>
                <w:lang w:eastAsia="ko-KR"/>
              </w:rPr>
              <w:t>1529 - 1585</w:t>
            </w:r>
          </w:p>
        </w:tc>
      </w:tr>
      <w:tr>
        <w:trPr/>
        <w:tc>
          <w:tcPr>
            <w:tcW w:w="1250" w:type="dxa"/>
            <w:tcBorders/>
          </w:tcPr>
          <w:p>
            <w:pPr>
              <w:pStyle w:val="Compact"/>
              <w:spacing w:before="36" w:after="36"/>
              <w:jc w:val="center"/>
              <w:rPr>
                <w:sz w:val="20"/>
                <w:szCs w:val="20"/>
                <w:lang w:eastAsia="ko-KR"/>
              </w:rPr>
            </w:pPr>
            <w:r>
              <w:rPr>
                <w:sz w:val="20"/>
                <w:szCs w:val="20"/>
                <w:lang w:eastAsia="ko-KR"/>
              </w:rPr>
              <w:t>Switzerland</w:t>
            </w:r>
          </w:p>
        </w:tc>
        <w:tc>
          <w:tcPr>
            <w:tcW w:w="1251" w:type="dxa"/>
            <w:tcBorders/>
          </w:tcPr>
          <w:p>
            <w:pPr>
              <w:pStyle w:val="Compact"/>
              <w:spacing w:before="36" w:after="36"/>
              <w:jc w:val="center"/>
              <w:rPr>
                <w:sz w:val="20"/>
                <w:szCs w:val="20"/>
                <w:lang w:eastAsia="ko-KR"/>
              </w:rPr>
            </w:pPr>
            <w:r>
              <w:rPr>
                <w:sz w:val="20"/>
                <w:szCs w:val="20"/>
                <w:lang w:eastAsia="ko-KR"/>
              </w:rPr>
              <w:t>STN007</w:t>
            </w:r>
          </w:p>
        </w:tc>
        <w:tc>
          <w:tcPr>
            <w:tcW w:w="1584" w:type="dxa"/>
            <w:tcBorders/>
          </w:tcPr>
          <w:p>
            <w:pPr>
              <w:pStyle w:val="Compact"/>
              <w:spacing w:before="36" w:after="36"/>
              <w:jc w:val="center"/>
              <w:rPr>
                <w:sz w:val="20"/>
                <w:szCs w:val="20"/>
                <w:lang w:eastAsia="ko-KR"/>
              </w:rPr>
            </w:pPr>
            <w:r>
              <w:rPr>
                <w:sz w:val="20"/>
                <w:szCs w:val="20"/>
                <w:lang w:eastAsia="ko-KR"/>
              </w:rPr>
              <w:t>1532 - 1592</w:t>
            </w:r>
          </w:p>
        </w:tc>
      </w:tr>
      <w:tr>
        <w:trPr/>
        <w:tc>
          <w:tcPr>
            <w:tcW w:w="1250" w:type="dxa"/>
            <w:tcBorders/>
          </w:tcPr>
          <w:p>
            <w:pPr>
              <w:pStyle w:val="Compact"/>
              <w:spacing w:before="36" w:after="36"/>
              <w:jc w:val="center"/>
              <w:rPr>
                <w:sz w:val="20"/>
                <w:szCs w:val="20"/>
                <w:lang w:eastAsia="ko-KR"/>
              </w:rPr>
            </w:pPr>
            <w:r>
              <w:rPr>
                <w:sz w:val="20"/>
                <w:szCs w:val="20"/>
                <w:lang w:eastAsia="ko-KR"/>
              </w:rPr>
              <w:t>Switzerland</w:t>
            </w:r>
          </w:p>
        </w:tc>
        <w:tc>
          <w:tcPr>
            <w:tcW w:w="1251" w:type="dxa"/>
            <w:tcBorders/>
          </w:tcPr>
          <w:p>
            <w:pPr>
              <w:pStyle w:val="Compact"/>
              <w:spacing w:before="36" w:after="36"/>
              <w:jc w:val="center"/>
              <w:rPr>
                <w:sz w:val="20"/>
                <w:szCs w:val="20"/>
                <w:lang w:eastAsia="ko-KR"/>
              </w:rPr>
            </w:pPr>
            <w:r>
              <w:rPr>
                <w:sz w:val="20"/>
                <w:szCs w:val="20"/>
                <w:lang w:eastAsia="ko-KR"/>
              </w:rPr>
              <w:t>STN019</w:t>
            </w:r>
          </w:p>
        </w:tc>
        <w:tc>
          <w:tcPr>
            <w:tcW w:w="1584" w:type="dxa"/>
            <w:tcBorders/>
          </w:tcPr>
          <w:p>
            <w:pPr>
              <w:pStyle w:val="Compact"/>
              <w:spacing w:before="36" w:after="36"/>
              <w:jc w:val="center"/>
              <w:rPr>
                <w:sz w:val="20"/>
                <w:szCs w:val="20"/>
                <w:lang w:eastAsia="ko-KR"/>
              </w:rPr>
            </w:pPr>
            <w:r>
              <w:rPr>
                <w:sz w:val="20"/>
                <w:szCs w:val="20"/>
                <w:lang w:eastAsia="ko-KR"/>
              </w:rPr>
              <w:t>1532 - 1588</w:t>
            </w:r>
          </w:p>
        </w:tc>
      </w:tr>
      <w:tr>
        <w:trPr/>
        <w:tc>
          <w:tcPr>
            <w:tcW w:w="1250" w:type="dxa"/>
            <w:tcBorders/>
          </w:tcPr>
          <w:p>
            <w:pPr>
              <w:pStyle w:val="Compact"/>
              <w:spacing w:before="36" w:after="36"/>
              <w:jc w:val="center"/>
              <w:rPr>
                <w:sz w:val="20"/>
                <w:szCs w:val="20"/>
                <w:lang w:eastAsia="ko-KR"/>
              </w:rPr>
            </w:pPr>
            <w:r>
              <w:rPr>
                <w:sz w:val="20"/>
                <w:szCs w:val="20"/>
                <w:lang w:eastAsia="ko-KR"/>
              </w:rPr>
              <w:t>Switzerland</w:t>
            </w:r>
          </w:p>
        </w:tc>
        <w:tc>
          <w:tcPr>
            <w:tcW w:w="1251" w:type="dxa"/>
            <w:tcBorders/>
          </w:tcPr>
          <w:p>
            <w:pPr>
              <w:pStyle w:val="Compact"/>
              <w:spacing w:before="36" w:after="36"/>
              <w:jc w:val="center"/>
              <w:rPr>
                <w:sz w:val="20"/>
                <w:szCs w:val="20"/>
                <w:lang w:eastAsia="ko-KR"/>
              </w:rPr>
            </w:pPr>
            <w:r>
              <w:rPr>
                <w:sz w:val="20"/>
                <w:szCs w:val="20"/>
                <w:lang w:eastAsia="ko-KR"/>
              </w:rPr>
              <w:t>STN020</w:t>
            </w:r>
          </w:p>
        </w:tc>
        <w:tc>
          <w:tcPr>
            <w:tcW w:w="1584" w:type="dxa"/>
            <w:tcBorders/>
          </w:tcPr>
          <w:p>
            <w:pPr>
              <w:pStyle w:val="Compact"/>
              <w:spacing w:before="36" w:after="36"/>
              <w:jc w:val="center"/>
              <w:rPr>
                <w:sz w:val="20"/>
                <w:szCs w:val="20"/>
                <w:lang w:eastAsia="ko-KR"/>
              </w:rPr>
            </w:pPr>
            <w:r>
              <w:rPr>
                <w:sz w:val="20"/>
                <w:szCs w:val="20"/>
                <w:lang w:eastAsia="ko-KR"/>
              </w:rPr>
              <w:t>1532 - 1589</w:t>
            </w:r>
          </w:p>
        </w:tc>
      </w:tr>
      <w:tr>
        <w:trPr/>
        <w:tc>
          <w:tcPr>
            <w:tcW w:w="1250" w:type="dxa"/>
            <w:tcBorders/>
          </w:tcPr>
          <w:p>
            <w:pPr>
              <w:pStyle w:val="Compact"/>
              <w:spacing w:before="36" w:after="36"/>
              <w:jc w:val="center"/>
              <w:rPr>
                <w:sz w:val="20"/>
                <w:szCs w:val="20"/>
                <w:lang w:eastAsia="ko-KR"/>
              </w:rPr>
            </w:pPr>
            <w:r>
              <w:rPr>
                <w:sz w:val="20"/>
                <w:szCs w:val="20"/>
                <w:lang w:eastAsia="ko-KR"/>
              </w:rPr>
              <w:t>Switzerland</w:t>
            </w:r>
          </w:p>
        </w:tc>
        <w:tc>
          <w:tcPr>
            <w:tcW w:w="1251" w:type="dxa"/>
            <w:tcBorders/>
          </w:tcPr>
          <w:p>
            <w:pPr>
              <w:pStyle w:val="Compact"/>
              <w:spacing w:before="36" w:after="36"/>
              <w:jc w:val="center"/>
              <w:rPr>
                <w:sz w:val="20"/>
                <w:szCs w:val="20"/>
                <w:lang w:eastAsia="ko-KR"/>
              </w:rPr>
            </w:pPr>
            <w:r>
              <w:rPr>
                <w:sz w:val="20"/>
                <w:szCs w:val="20"/>
                <w:lang w:eastAsia="ko-KR"/>
              </w:rPr>
              <w:t>STN002</w:t>
            </w:r>
          </w:p>
        </w:tc>
        <w:tc>
          <w:tcPr>
            <w:tcW w:w="1584" w:type="dxa"/>
            <w:tcBorders/>
          </w:tcPr>
          <w:p>
            <w:pPr>
              <w:pStyle w:val="Compact"/>
              <w:spacing w:before="36" w:after="36"/>
              <w:jc w:val="center"/>
              <w:rPr>
                <w:sz w:val="20"/>
                <w:szCs w:val="20"/>
                <w:lang w:eastAsia="ko-KR"/>
              </w:rPr>
            </w:pPr>
            <w:r>
              <w:rPr>
                <w:sz w:val="20"/>
                <w:szCs w:val="20"/>
                <w:lang w:eastAsia="ko-KR"/>
              </w:rPr>
              <w:t>1533 - 1591</w:t>
            </w:r>
          </w:p>
        </w:tc>
      </w:tr>
      <w:tr>
        <w:trPr/>
        <w:tc>
          <w:tcPr>
            <w:tcW w:w="1250" w:type="dxa"/>
            <w:tcBorders/>
          </w:tcPr>
          <w:p>
            <w:pPr>
              <w:pStyle w:val="Compact"/>
              <w:spacing w:before="36" w:after="36"/>
              <w:jc w:val="center"/>
              <w:rPr>
                <w:sz w:val="20"/>
                <w:szCs w:val="20"/>
                <w:lang w:eastAsia="ko-KR"/>
              </w:rPr>
            </w:pPr>
            <w:r>
              <w:rPr>
                <w:sz w:val="20"/>
                <w:szCs w:val="20"/>
                <w:lang w:eastAsia="ko-KR"/>
              </w:rPr>
              <w:t>Switzerland</w:t>
            </w:r>
          </w:p>
        </w:tc>
        <w:tc>
          <w:tcPr>
            <w:tcW w:w="1251" w:type="dxa"/>
            <w:tcBorders/>
          </w:tcPr>
          <w:p>
            <w:pPr>
              <w:pStyle w:val="Compact"/>
              <w:spacing w:before="36" w:after="36"/>
              <w:jc w:val="center"/>
              <w:rPr>
                <w:sz w:val="20"/>
                <w:szCs w:val="20"/>
                <w:lang w:eastAsia="ko-KR"/>
              </w:rPr>
            </w:pPr>
            <w:r>
              <w:rPr>
                <w:sz w:val="20"/>
                <w:szCs w:val="20"/>
                <w:lang w:eastAsia="ko-KR"/>
              </w:rPr>
              <w:t>STN021</w:t>
            </w:r>
          </w:p>
        </w:tc>
        <w:tc>
          <w:tcPr>
            <w:tcW w:w="1584" w:type="dxa"/>
            <w:tcBorders/>
          </w:tcPr>
          <w:p>
            <w:pPr>
              <w:pStyle w:val="Compact"/>
              <w:spacing w:before="36" w:after="36"/>
              <w:jc w:val="center"/>
              <w:rPr>
                <w:sz w:val="20"/>
                <w:szCs w:val="20"/>
                <w:lang w:eastAsia="ko-KR"/>
              </w:rPr>
            </w:pPr>
            <w:r>
              <w:rPr>
                <w:sz w:val="20"/>
                <w:szCs w:val="20"/>
                <w:lang w:eastAsia="ko-KR"/>
              </w:rPr>
              <w:t>1538 - 1595</w:t>
            </w:r>
          </w:p>
        </w:tc>
      </w:tr>
      <w:tr>
        <w:trPr/>
        <w:tc>
          <w:tcPr>
            <w:tcW w:w="1250" w:type="dxa"/>
            <w:tcBorders/>
          </w:tcPr>
          <w:p>
            <w:pPr>
              <w:pStyle w:val="Compact"/>
              <w:spacing w:before="36" w:after="36"/>
              <w:jc w:val="center"/>
              <w:rPr>
                <w:sz w:val="20"/>
                <w:szCs w:val="20"/>
                <w:lang w:eastAsia="ko-KR"/>
              </w:rPr>
            </w:pPr>
            <w:r>
              <w:rPr>
                <w:sz w:val="20"/>
                <w:szCs w:val="20"/>
                <w:lang w:eastAsia="ko-KR"/>
              </w:rPr>
              <w:t>Switzerland</w:t>
            </w:r>
          </w:p>
        </w:tc>
        <w:tc>
          <w:tcPr>
            <w:tcW w:w="1251" w:type="dxa"/>
            <w:tcBorders/>
          </w:tcPr>
          <w:p>
            <w:pPr>
              <w:pStyle w:val="Compact"/>
              <w:spacing w:before="36" w:after="36"/>
              <w:jc w:val="center"/>
              <w:rPr>
                <w:sz w:val="20"/>
                <w:szCs w:val="20"/>
                <w:lang w:eastAsia="ko-KR"/>
              </w:rPr>
            </w:pPr>
            <w:r>
              <w:rPr>
                <w:sz w:val="20"/>
                <w:szCs w:val="20"/>
                <w:lang w:eastAsia="ko-KR"/>
              </w:rPr>
              <w:t>STN008</w:t>
            </w:r>
          </w:p>
        </w:tc>
        <w:tc>
          <w:tcPr>
            <w:tcW w:w="1584" w:type="dxa"/>
            <w:tcBorders/>
          </w:tcPr>
          <w:p>
            <w:pPr>
              <w:pStyle w:val="Compact"/>
              <w:spacing w:before="36" w:after="36"/>
              <w:jc w:val="center"/>
              <w:rPr>
                <w:sz w:val="20"/>
                <w:szCs w:val="20"/>
                <w:lang w:eastAsia="ko-KR"/>
              </w:rPr>
            </w:pPr>
            <w:r>
              <w:rPr>
                <w:sz w:val="20"/>
                <w:szCs w:val="20"/>
                <w:lang w:eastAsia="ko-KR"/>
              </w:rPr>
              <w:t>1540 - 1605</w:t>
            </w:r>
          </w:p>
        </w:tc>
      </w:tr>
      <w:tr>
        <w:trPr/>
        <w:tc>
          <w:tcPr>
            <w:tcW w:w="1250" w:type="dxa"/>
            <w:tcBorders/>
          </w:tcPr>
          <w:p>
            <w:pPr>
              <w:pStyle w:val="Compact"/>
              <w:spacing w:before="36" w:after="36"/>
              <w:jc w:val="center"/>
              <w:rPr>
                <w:sz w:val="20"/>
                <w:szCs w:val="20"/>
                <w:lang w:eastAsia="ko-KR"/>
              </w:rPr>
            </w:pPr>
            <w:r>
              <w:rPr>
                <w:sz w:val="20"/>
                <w:szCs w:val="20"/>
                <w:lang w:eastAsia="ko-KR"/>
              </w:rPr>
              <w:t>Switzerland</w:t>
            </w:r>
          </w:p>
        </w:tc>
        <w:tc>
          <w:tcPr>
            <w:tcW w:w="1251" w:type="dxa"/>
            <w:tcBorders/>
          </w:tcPr>
          <w:p>
            <w:pPr>
              <w:pStyle w:val="Compact"/>
              <w:spacing w:before="36" w:after="36"/>
              <w:jc w:val="center"/>
              <w:rPr>
                <w:sz w:val="20"/>
                <w:szCs w:val="20"/>
                <w:lang w:eastAsia="ko-KR"/>
              </w:rPr>
            </w:pPr>
            <w:r>
              <w:rPr>
                <w:sz w:val="20"/>
                <w:szCs w:val="20"/>
                <w:lang w:eastAsia="ko-KR"/>
              </w:rPr>
              <w:t>STN013</w:t>
            </w:r>
          </w:p>
        </w:tc>
        <w:tc>
          <w:tcPr>
            <w:tcW w:w="1584" w:type="dxa"/>
            <w:tcBorders/>
          </w:tcPr>
          <w:p>
            <w:pPr>
              <w:pStyle w:val="Compact"/>
              <w:spacing w:before="36" w:after="36"/>
              <w:jc w:val="center"/>
              <w:rPr>
                <w:sz w:val="20"/>
                <w:szCs w:val="20"/>
                <w:lang w:eastAsia="ko-KR"/>
              </w:rPr>
            </w:pPr>
            <w:r>
              <w:rPr>
                <w:sz w:val="20"/>
                <w:szCs w:val="20"/>
                <w:lang w:eastAsia="ko-KR"/>
              </w:rPr>
              <w:t>1541 - 1601</w:t>
            </w:r>
          </w:p>
        </w:tc>
      </w:tr>
      <w:tr>
        <w:trPr/>
        <w:tc>
          <w:tcPr>
            <w:tcW w:w="1250" w:type="dxa"/>
            <w:tcBorders/>
          </w:tcPr>
          <w:p>
            <w:pPr>
              <w:pStyle w:val="Compact"/>
              <w:spacing w:before="36" w:after="36"/>
              <w:jc w:val="center"/>
              <w:rPr>
                <w:sz w:val="20"/>
                <w:szCs w:val="20"/>
                <w:lang w:eastAsia="ko-KR"/>
              </w:rPr>
            </w:pPr>
            <w:r>
              <w:rPr>
                <w:sz w:val="20"/>
                <w:szCs w:val="20"/>
                <w:lang w:eastAsia="ko-KR"/>
              </w:rPr>
              <w:t>Denmark</w:t>
            </w:r>
          </w:p>
        </w:tc>
        <w:tc>
          <w:tcPr>
            <w:tcW w:w="1251" w:type="dxa"/>
            <w:tcBorders/>
          </w:tcPr>
          <w:p>
            <w:pPr>
              <w:pStyle w:val="Compact"/>
              <w:spacing w:before="36" w:after="36"/>
              <w:jc w:val="center"/>
              <w:rPr>
                <w:sz w:val="20"/>
                <w:szCs w:val="20"/>
                <w:lang w:eastAsia="ko-KR"/>
              </w:rPr>
            </w:pPr>
            <w:r>
              <w:rPr>
                <w:sz w:val="20"/>
                <w:szCs w:val="20"/>
                <w:lang w:eastAsia="ko-KR"/>
              </w:rPr>
              <w:t>Gr GC 15</w:t>
            </w:r>
          </w:p>
        </w:tc>
        <w:tc>
          <w:tcPr>
            <w:tcW w:w="1584" w:type="dxa"/>
            <w:tcBorders/>
          </w:tcPr>
          <w:p>
            <w:pPr>
              <w:pStyle w:val="Compact"/>
              <w:spacing w:before="36" w:after="36"/>
              <w:jc w:val="center"/>
              <w:rPr>
                <w:sz w:val="20"/>
                <w:szCs w:val="20"/>
                <w:lang w:eastAsia="ko-KR"/>
              </w:rPr>
            </w:pPr>
            <w:r>
              <w:rPr>
                <w:sz w:val="20"/>
                <w:szCs w:val="20"/>
                <w:lang w:eastAsia="ko-KR"/>
              </w:rPr>
              <w:t>1539 - 1655</w:t>
            </w:r>
          </w:p>
        </w:tc>
      </w:tr>
      <w:tr>
        <w:trPr/>
        <w:tc>
          <w:tcPr>
            <w:tcW w:w="1250" w:type="dxa"/>
            <w:tcBorders/>
          </w:tcPr>
          <w:p>
            <w:pPr>
              <w:pStyle w:val="Compact"/>
              <w:spacing w:before="36" w:after="36"/>
              <w:jc w:val="center"/>
              <w:rPr>
                <w:sz w:val="20"/>
                <w:szCs w:val="20"/>
                <w:lang w:eastAsia="ko-KR"/>
              </w:rPr>
            </w:pPr>
            <w:r>
              <w:rPr>
                <w:sz w:val="20"/>
                <w:szCs w:val="20"/>
                <w:lang w:eastAsia="ko-KR"/>
              </w:rPr>
              <w:t>Germany</w:t>
            </w:r>
          </w:p>
        </w:tc>
        <w:tc>
          <w:tcPr>
            <w:tcW w:w="1251" w:type="dxa"/>
            <w:tcBorders/>
          </w:tcPr>
          <w:p>
            <w:pPr>
              <w:pStyle w:val="Compact"/>
              <w:spacing w:before="36" w:after="36"/>
              <w:jc w:val="center"/>
              <w:rPr>
                <w:sz w:val="20"/>
                <w:szCs w:val="20"/>
                <w:lang w:eastAsia="ko-KR"/>
              </w:rPr>
            </w:pPr>
            <w:r>
              <w:rPr>
                <w:sz w:val="20"/>
                <w:szCs w:val="20"/>
                <w:lang w:eastAsia="ko-KR"/>
              </w:rPr>
              <w:t>BRA001</w:t>
            </w:r>
          </w:p>
        </w:tc>
        <w:tc>
          <w:tcPr>
            <w:tcW w:w="1584" w:type="dxa"/>
            <w:tcBorders/>
          </w:tcPr>
          <w:p>
            <w:pPr>
              <w:pStyle w:val="Compact"/>
              <w:spacing w:before="36" w:after="36"/>
              <w:jc w:val="center"/>
              <w:rPr>
                <w:sz w:val="20"/>
                <w:szCs w:val="20"/>
                <w:lang w:eastAsia="ko-KR"/>
              </w:rPr>
            </w:pPr>
            <w:r>
              <w:rPr>
                <w:sz w:val="20"/>
                <w:szCs w:val="20"/>
                <w:lang w:eastAsia="ko-KR"/>
              </w:rPr>
              <w:t>1617 - 1646</w:t>
            </w:r>
          </w:p>
        </w:tc>
      </w:tr>
    </w:tbl>
    <w:p>
      <w:pPr>
        <w:pStyle w:val="TableCaption"/>
        <w:rPr/>
      </w:pPr>
      <w:r>
        <w:rPr/>
        <w:t xml:space="preserve">Table 14: Estimated tip-dates for the England-France-Russia clade. OBS strains were assumed to have a fixed date of 1721, given the archaeological dates of 1720-1722. </w:t>
      </w:r>
    </w:p>
    <w:tbl>
      <w:tblPr>
        <w:tblStyle w:val="Table"/>
        <w:tblW w:w="3851" w:type="dxa"/>
        <w:jc w:val="left"/>
        <w:tblInd w:w="0" w:type="dxa"/>
        <w:tblCellMar>
          <w:top w:w="0" w:type="dxa"/>
          <w:left w:w="108" w:type="dxa"/>
          <w:bottom w:w="0" w:type="dxa"/>
          <w:right w:w="108" w:type="dxa"/>
        </w:tblCellMar>
        <w:tblLook w:val="07e0" w:noHBand="1" w:noVBand="1" w:firstColumn="1" w:lastRow="1" w:lastColumn="1" w:firstRow="1"/>
      </w:tblPr>
      <w:tblGrid>
        <w:gridCol w:w="983"/>
        <w:gridCol w:w="1284"/>
        <w:gridCol w:w="1584"/>
      </w:tblGrid>
      <w:tr>
        <w:trPr>
          <w:cnfStyle w:val="100000000000" w:firstRow="1" w:lastRow="0" w:firstColumn="0" w:lastColumn="0" w:oddVBand="0" w:evenVBand="0" w:oddHBand="0" w:evenHBand="0" w:firstRowFirstColumn="0" w:firstRowLastColumn="0" w:lastRowFirstColumn="0" w:lastRowLastColumn="0"/>
        </w:trPr>
        <w:tc>
          <w:tcPr>
            <w:tcW w:w="983"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Country</w:t>
            </w:r>
          </w:p>
        </w:tc>
        <w:tc>
          <w:tcPr>
            <w:tcW w:w="1284"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Strain</w:t>
            </w:r>
          </w:p>
        </w:tc>
        <w:tc>
          <w:tcPr>
            <w:tcW w:w="1584" w:type="dxa"/>
            <w:tcBorders>
              <w:bottom w:val="single" w:sz="6" w:space="0" w:color="000000"/>
            </w:tcBorders>
            <w:vAlign w:val="bottom"/>
          </w:tcPr>
          <w:p>
            <w:pPr>
              <w:pStyle w:val="Compact"/>
              <w:spacing w:before="36" w:after="36"/>
              <w:jc w:val="center"/>
              <w:rPr>
                <w:b/>
                <w:b/>
                <w:sz w:val="20"/>
                <w:szCs w:val="20"/>
                <w:lang w:eastAsia="ko-KR"/>
              </w:rPr>
            </w:pPr>
            <w:r>
              <w:rPr>
                <w:b/>
                <w:sz w:val="20"/>
                <w:szCs w:val="20"/>
                <w:lang w:eastAsia="ko-KR"/>
              </w:rPr>
              <w:t>95% HPD Date</w:t>
            </w:r>
          </w:p>
        </w:tc>
      </w:tr>
      <w:tr>
        <w:trPr/>
        <w:tc>
          <w:tcPr>
            <w:tcW w:w="983" w:type="dxa"/>
            <w:tcBorders/>
          </w:tcPr>
          <w:p>
            <w:pPr>
              <w:pStyle w:val="Compact"/>
              <w:spacing w:before="36" w:after="36"/>
              <w:jc w:val="center"/>
              <w:rPr>
                <w:sz w:val="20"/>
                <w:szCs w:val="20"/>
                <w:lang w:eastAsia="ko-KR"/>
              </w:rPr>
            </w:pPr>
            <w:r>
              <w:rPr>
                <w:sz w:val="20"/>
                <w:szCs w:val="20"/>
                <w:lang w:eastAsia="ko-KR"/>
              </w:rPr>
              <w:t>England</w:t>
            </w:r>
          </w:p>
        </w:tc>
        <w:tc>
          <w:tcPr>
            <w:tcW w:w="1284" w:type="dxa"/>
            <w:tcBorders/>
          </w:tcPr>
          <w:p>
            <w:pPr>
              <w:pStyle w:val="Compact"/>
              <w:spacing w:before="36" w:after="36"/>
              <w:jc w:val="center"/>
              <w:rPr>
                <w:sz w:val="20"/>
                <w:szCs w:val="20"/>
                <w:lang w:eastAsia="ko-KR"/>
              </w:rPr>
            </w:pPr>
            <w:r>
              <w:rPr>
                <w:sz w:val="20"/>
                <w:szCs w:val="20"/>
                <w:lang w:eastAsia="ko-KR"/>
              </w:rPr>
              <w:t>BED030</w:t>
            </w:r>
          </w:p>
        </w:tc>
        <w:tc>
          <w:tcPr>
            <w:tcW w:w="1584" w:type="dxa"/>
            <w:tcBorders/>
          </w:tcPr>
          <w:p>
            <w:pPr>
              <w:pStyle w:val="Compact"/>
              <w:spacing w:before="36" w:after="36"/>
              <w:jc w:val="center"/>
              <w:rPr>
                <w:sz w:val="20"/>
                <w:szCs w:val="20"/>
                <w:lang w:eastAsia="ko-KR"/>
              </w:rPr>
            </w:pPr>
            <w:r>
              <w:rPr>
                <w:sz w:val="20"/>
                <w:szCs w:val="20"/>
                <w:lang w:eastAsia="ko-KR"/>
              </w:rPr>
              <w:t>1562 - 1610</w:t>
            </w:r>
          </w:p>
        </w:tc>
      </w:tr>
      <w:tr>
        <w:trPr/>
        <w:tc>
          <w:tcPr>
            <w:tcW w:w="983" w:type="dxa"/>
            <w:tcBorders/>
          </w:tcPr>
          <w:p>
            <w:pPr>
              <w:pStyle w:val="Compact"/>
              <w:spacing w:before="36" w:after="36"/>
              <w:jc w:val="center"/>
              <w:rPr>
                <w:sz w:val="20"/>
                <w:szCs w:val="20"/>
                <w:lang w:eastAsia="ko-KR"/>
              </w:rPr>
            </w:pPr>
            <w:r>
              <w:rPr>
                <w:sz w:val="20"/>
                <w:szCs w:val="20"/>
                <w:lang w:eastAsia="ko-KR"/>
              </w:rPr>
              <w:t>England</w:t>
            </w:r>
          </w:p>
        </w:tc>
        <w:tc>
          <w:tcPr>
            <w:tcW w:w="1284" w:type="dxa"/>
            <w:tcBorders/>
          </w:tcPr>
          <w:p>
            <w:pPr>
              <w:pStyle w:val="Compact"/>
              <w:spacing w:before="36" w:after="36"/>
              <w:jc w:val="center"/>
              <w:rPr>
                <w:sz w:val="20"/>
                <w:szCs w:val="20"/>
                <w:lang w:eastAsia="ko-KR"/>
              </w:rPr>
            </w:pPr>
            <w:r>
              <w:rPr>
                <w:sz w:val="20"/>
                <w:szCs w:val="20"/>
                <w:lang w:eastAsia="ko-KR"/>
              </w:rPr>
              <w:t>BED034</w:t>
            </w:r>
          </w:p>
        </w:tc>
        <w:tc>
          <w:tcPr>
            <w:tcW w:w="1584" w:type="dxa"/>
            <w:tcBorders/>
          </w:tcPr>
          <w:p>
            <w:pPr>
              <w:pStyle w:val="Compact"/>
              <w:spacing w:before="36" w:after="36"/>
              <w:jc w:val="center"/>
              <w:rPr>
                <w:sz w:val="20"/>
                <w:szCs w:val="20"/>
                <w:lang w:eastAsia="ko-KR"/>
              </w:rPr>
            </w:pPr>
            <w:r>
              <w:rPr>
                <w:sz w:val="20"/>
                <w:szCs w:val="20"/>
                <w:lang w:eastAsia="ko-KR"/>
              </w:rPr>
              <w:t>1581 - 1625</w:t>
            </w:r>
          </w:p>
        </w:tc>
      </w:tr>
      <w:tr>
        <w:trPr/>
        <w:tc>
          <w:tcPr>
            <w:tcW w:w="983" w:type="dxa"/>
            <w:tcBorders/>
          </w:tcPr>
          <w:p>
            <w:pPr>
              <w:pStyle w:val="Compact"/>
              <w:spacing w:before="36" w:after="36"/>
              <w:jc w:val="center"/>
              <w:rPr>
                <w:sz w:val="20"/>
                <w:szCs w:val="20"/>
                <w:lang w:eastAsia="ko-KR"/>
              </w:rPr>
            </w:pPr>
            <w:r>
              <w:rPr>
                <w:sz w:val="20"/>
                <w:szCs w:val="20"/>
                <w:lang w:eastAsia="ko-KR"/>
              </w:rPr>
              <w:t>England</w:t>
            </w:r>
          </w:p>
        </w:tc>
        <w:tc>
          <w:tcPr>
            <w:tcW w:w="1284" w:type="dxa"/>
            <w:tcBorders/>
          </w:tcPr>
          <w:p>
            <w:pPr>
              <w:pStyle w:val="Compact"/>
              <w:spacing w:before="36" w:after="36"/>
              <w:jc w:val="center"/>
              <w:rPr>
                <w:sz w:val="20"/>
                <w:szCs w:val="20"/>
                <w:lang w:eastAsia="ko-KR"/>
              </w:rPr>
            </w:pPr>
            <w:r>
              <w:rPr>
                <w:sz w:val="20"/>
                <w:szCs w:val="20"/>
                <w:lang w:eastAsia="ko-KR"/>
              </w:rPr>
              <w:t>BED024</w:t>
            </w:r>
          </w:p>
        </w:tc>
        <w:tc>
          <w:tcPr>
            <w:tcW w:w="1584" w:type="dxa"/>
            <w:tcBorders/>
          </w:tcPr>
          <w:p>
            <w:pPr>
              <w:pStyle w:val="Compact"/>
              <w:spacing w:before="36" w:after="36"/>
              <w:jc w:val="center"/>
              <w:rPr>
                <w:sz w:val="20"/>
                <w:szCs w:val="20"/>
                <w:lang w:eastAsia="ko-KR"/>
              </w:rPr>
            </w:pPr>
            <w:r>
              <w:rPr>
                <w:sz w:val="20"/>
                <w:szCs w:val="20"/>
                <w:lang w:eastAsia="ko-KR"/>
              </w:rPr>
              <w:t>1585 - 1633</w:t>
            </w:r>
          </w:p>
        </w:tc>
      </w:tr>
      <w:tr>
        <w:trPr/>
        <w:tc>
          <w:tcPr>
            <w:tcW w:w="983" w:type="dxa"/>
            <w:tcBorders/>
          </w:tcPr>
          <w:p>
            <w:pPr>
              <w:pStyle w:val="Compact"/>
              <w:spacing w:before="36" w:after="36"/>
              <w:jc w:val="center"/>
              <w:rPr>
                <w:sz w:val="20"/>
                <w:szCs w:val="20"/>
                <w:lang w:eastAsia="ko-KR"/>
              </w:rPr>
            </w:pPr>
            <w:r>
              <w:rPr>
                <w:sz w:val="20"/>
                <w:szCs w:val="20"/>
                <w:lang w:eastAsia="ko-KR"/>
              </w:rPr>
              <w:t>England</w:t>
            </w:r>
          </w:p>
        </w:tc>
        <w:tc>
          <w:tcPr>
            <w:tcW w:w="1284" w:type="dxa"/>
            <w:tcBorders/>
          </w:tcPr>
          <w:p>
            <w:pPr>
              <w:pStyle w:val="Compact"/>
              <w:spacing w:before="36" w:after="36"/>
              <w:jc w:val="center"/>
              <w:rPr>
                <w:sz w:val="20"/>
                <w:szCs w:val="20"/>
                <w:lang w:eastAsia="ko-KR"/>
              </w:rPr>
            </w:pPr>
            <w:r>
              <w:rPr>
                <w:sz w:val="20"/>
                <w:szCs w:val="20"/>
                <w:lang w:eastAsia="ko-KR"/>
              </w:rPr>
              <w:t>BED028</w:t>
            </w:r>
          </w:p>
        </w:tc>
        <w:tc>
          <w:tcPr>
            <w:tcW w:w="1584" w:type="dxa"/>
            <w:tcBorders/>
          </w:tcPr>
          <w:p>
            <w:pPr>
              <w:pStyle w:val="Compact"/>
              <w:spacing w:before="36" w:after="36"/>
              <w:jc w:val="center"/>
              <w:rPr>
                <w:sz w:val="20"/>
                <w:szCs w:val="20"/>
                <w:lang w:eastAsia="ko-KR"/>
              </w:rPr>
            </w:pPr>
            <w:r>
              <w:rPr>
                <w:sz w:val="20"/>
                <w:szCs w:val="20"/>
                <w:lang w:eastAsia="ko-KR"/>
              </w:rPr>
              <w:t>1585 - 1631</w:t>
            </w:r>
          </w:p>
        </w:tc>
      </w:tr>
      <w:tr>
        <w:trPr/>
        <w:tc>
          <w:tcPr>
            <w:tcW w:w="983" w:type="dxa"/>
            <w:tcBorders/>
          </w:tcPr>
          <w:p>
            <w:pPr>
              <w:pStyle w:val="Compact"/>
              <w:spacing w:before="36" w:after="36"/>
              <w:jc w:val="center"/>
              <w:rPr>
                <w:sz w:val="20"/>
                <w:szCs w:val="20"/>
                <w:lang w:eastAsia="ko-KR"/>
              </w:rPr>
            </w:pPr>
            <w:r>
              <w:rPr>
                <w:sz w:val="20"/>
                <w:szCs w:val="20"/>
                <w:lang w:eastAsia="ko-KR"/>
              </w:rPr>
              <w:t>France</w:t>
            </w:r>
          </w:p>
        </w:tc>
        <w:tc>
          <w:tcPr>
            <w:tcW w:w="1284" w:type="dxa"/>
            <w:tcBorders/>
          </w:tcPr>
          <w:p>
            <w:pPr>
              <w:pStyle w:val="Compact"/>
              <w:spacing w:before="36" w:after="36"/>
              <w:jc w:val="center"/>
              <w:rPr>
                <w:sz w:val="20"/>
                <w:szCs w:val="20"/>
                <w:lang w:eastAsia="ko-KR"/>
              </w:rPr>
            </w:pPr>
            <w:r>
              <w:rPr>
                <w:sz w:val="20"/>
                <w:szCs w:val="20"/>
                <w:lang w:eastAsia="ko-KR"/>
              </w:rPr>
              <w:t>OBS124</w:t>
            </w:r>
          </w:p>
        </w:tc>
        <w:tc>
          <w:tcPr>
            <w:tcW w:w="1584" w:type="dxa"/>
            <w:tcBorders/>
          </w:tcPr>
          <w:p>
            <w:pPr>
              <w:pStyle w:val="Compact"/>
              <w:spacing w:before="36" w:after="36"/>
              <w:jc w:val="center"/>
              <w:rPr>
                <w:sz w:val="20"/>
                <w:szCs w:val="20"/>
                <w:lang w:eastAsia="ko-KR"/>
              </w:rPr>
            </w:pPr>
            <w:r>
              <w:rPr>
                <w:sz w:val="20"/>
                <w:szCs w:val="20"/>
                <w:lang w:eastAsia="ko-KR"/>
              </w:rPr>
              <w:t>–</w:t>
            </w:r>
          </w:p>
        </w:tc>
      </w:tr>
      <w:tr>
        <w:trPr/>
        <w:tc>
          <w:tcPr>
            <w:tcW w:w="983" w:type="dxa"/>
            <w:tcBorders/>
          </w:tcPr>
          <w:p>
            <w:pPr>
              <w:pStyle w:val="Compact"/>
              <w:spacing w:before="36" w:after="36"/>
              <w:jc w:val="center"/>
              <w:rPr>
                <w:sz w:val="20"/>
                <w:szCs w:val="20"/>
                <w:lang w:eastAsia="ko-KR"/>
              </w:rPr>
            </w:pPr>
            <w:r>
              <w:rPr>
                <w:sz w:val="20"/>
                <w:szCs w:val="20"/>
                <w:lang w:eastAsia="ko-KR"/>
              </w:rPr>
              <w:t>France</w:t>
            </w:r>
          </w:p>
        </w:tc>
        <w:tc>
          <w:tcPr>
            <w:tcW w:w="1284" w:type="dxa"/>
            <w:tcBorders/>
          </w:tcPr>
          <w:p>
            <w:pPr>
              <w:pStyle w:val="Compact"/>
              <w:spacing w:before="36" w:after="36"/>
              <w:jc w:val="center"/>
              <w:rPr>
                <w:sz w:val="20"/>
                <w:szCs w:val="20"/>
                <w:lang w:eastAsia="ko-KR"/>
              </w:rPr>
            </w:pPr>
            <w:r>
              <w:rPr>
                <w:sz w:val="20"/>
                <w:szCs w:val="20"/>
                <w:lang w:eastAsia="ko-KR"/>
              </w:rPr>
              <w:t>OBS107</w:t>
            </w:r>
          </w:p>
        </w:tc>
        <w:tc>
          <w:tcPr>
            <w:tcW w:w="1584" w:type="dxa"/>
            <w:tcBorders/>
          </w:tcPr>
          <w:p>
            <w:pPr>
              <w:pStyle w:val="Compact"/>
              <w:spacing w:before="36" w:after="36"/>
              <w:jc w:val="center"/>
              <w:rPr>
                <w:sz w:val="20"/>
                <w:szCs w:val="20"/>
                <w:lang w:eastAsia="ko-KR"/>
              </w:rPr>
            </w:pPr>
            <w:r>
              <w:rPr>
                <w:sz w:val="20"/>
                <w:szCs w:val="20"/>
                <w:lang w:eastAsia="ko-KR"/>
              </w:rPr>
              <w:t>–</w:t>
            </w:r>
          </w:p>
        </w:tc>
      </w:tr>
      <w:tr>
        <w:trPr/>
        <w:tc>
          <w:tcPr>
            <w:tcW w:w="983" w:type="dxa"/>
            <w:tcBorders/>
          </w:tcPr>
          <w:p>
            <w:pPr>
              <w:pStyle w:val="Compact"/>
              <w:spacing w:before="36" w:after="36"/>
              <w:jc w:val="center"/>
              <w:rPr>
                <w:sz w:val="20"/>
                <w:szCs w:val="20"/>
                <w:lang w:eastAsia="ko-KR"/>
              </w:rPr>
            </w:pPr>
            <w:r>
              <w:rPr>
                <w:sz w:val="20"/>
                <w:szCs w:val="20"/>
                <w:lang w:eastAsia="ko-KR"/>
              </w:rPr>
              <w:t>France</w:t>
            </w:r>
          </w:p>
        </w:tc>
        <w:tc>
          <w:tcPr>
            <w:tcW w:w="1284" w:type="dxa"/>
            <w:tcBorders/>
          </w:tcPr>
          <w:p>
            <w:pPr>
              <w:pStyle w:val="Compact"/>
              <w:spacing w:before="36" w:after="36"/>
              <w:jc w:val="center"/>
              <w:rPr>
                <w:sz w:val="20"/>
                <w:szCs w:val="20"/>
                <w:lang w:eastAsia="ko-KR"/>
              </w:rPr>
            </w:pPr>
            <w:r>
              <w:rPr>
                <w:sz w:val="20"/>
                <w:szCs w:val="20"/>
                <w:lang w:eastAsia="ko-KR"/>
              </w:rPr>
              <w:t>OBS110</w:t>
            </w:r>
          </w:p>
        </w:tc>
        <w:tc>
          <w:tcPr>
            <w:tcW w:w="1584" w:type="dxa"/>
            <w:tcBorders/>
          </w:tcPr>
          <w:p>
            <w:pPr>
              <w:pStyle w:val="Compact"/>
              <w:spacing w:before="36" w:after="36"/>
              <w:jc w:val="center"/>
              <w:rPr>
                <w:sz w:val="20"/>
                <w:szCs w:val="20"/>
                <w:lang w:eastAsia="ko-KR"/>
              </w:rPr>
            </w:pPr>
            <w:r>
              <w:rPr>
                <w:sz w:val="20"/>
                <w:szCs w:val="20"/>
                <w:lang w:eastAsia="ko-KR"/>
              </w:rPr>
              <w:t>–</w:t>
            </w:r>
          </w:p>
        </w:tc>
      </w:tr>
      <w:tr>
        <w:trPr/>
        <w:tc>
          <w:tcPr>
            <w:tcW w:w="983" w:type="dxa"/>
            <w:tcBorders/>
          </w:tcPr>
          <w:p>
            <w:pPr>
              <w:pStyle w:val="Compact"/>
              <w:spacing w:before="36" w:after="36"/>
              <w:jc w:val="center"/>
              <w:rPr>
                <w:sz w:val="20"/>
                <w:szCs w:val="20"/>
                <w:lang w:eastAsia="ko-KR"/>
              </w:rPr>
            </w:pPr>
            <w:r>
              <w:rPr>
                <w:sz w:val="20"/>
                <w:szCs w:val="20"/>
                <w:lang w:eastAsia="ko-KR"/>
              </w:rPr>
              <w:t>France</w:t>
            </w:r>
          </w:p>
        </w:tc>
        <w:tc>
          <w:tcPr>
            <w:tcW w:w="1284" w:type="dxa"/>
            <w:tcBorders/>
          </w:tcPr>
          <w:p>
            <w:pPr>
              <w:pStyle w:val="Compact"/>
              <w:spacing w:before="36" w:after="36"/>
              <w:jc w:val="center"/>
              <w:rPr>
                <w:sz w:val="20"/>
                <w:szCs w:val="20"/>
                <w:lang w:eastAsia="ko-KR"/>
              </w:rPr>
            </w:pPr>
            <w:r>
              <w:rPr>
                <w:sz w:val="20"/>
                <w:szCs w:val="20"/>
                <w:lang w:eastAsia="ko-KR"/>
              </w:rPr>
              <w:t>OBS116</w:t>
            </w:r>
          </w:p>
        </w:tc>
        <w:tc>
          <w:tcPr>
            <w:tcW w:w="1584" w:type="dxa"/>
            <w:tcBorders/>
          </w:tcPr>
          <w:p>
            <w:pPr>
              <w:pStyle w:val="Compact"/>
              <w:spacing w:before="36" w:after="36"/>
              <w:jc w:val="center"/>
              <w:rPr>
                <w:sz w:val="20"/>
                <w:szCs w:val="20"/>
                <w:lang w:eastAsia="ko-KR"/>
              </w:rPr>
            </w:pPr>
            <w:r>
              <w:rPr>
                <w:sz w:val="20"/>
                <w:szCs w:val="20"/>
                <w:lang w:eastAsia="ko-KR"/>
              </w:rPr>
              <w:t>–</w:t>
            </w:r>
          </w:p>
        </w:tc>
      </w:tr>
      <w:tr>
        <w:trPr/>
        <w:tc>
          <w:tcPr>
            <w:tcW w:w="983" w:type="dxa"/>
            <w:tcBorders/>
          </w:tcPr>
          <w:p>
            <w:pPr>
              <w:pStyle w:val="Compact"/>
              <w:spacing w:before="36" w:after="36"/>
              <w:jc w:val="center"/>
              <w:rPr>
                <w:sz w:val="20"/>
                <w:szCs w:val="20"/>
                <w:lang w:eastAsia="ko-KR"/>
              </w:rPr>
            </w:pPr>
            <w:r>
              <w:rPr>
                <w:sz w:val="20"/>
                <w:szCs w:val="20"/>
                <w:lang w:eastAsia="ko-KR"/>
              </w:rPr>
              <w:t>France</w:t>
            </w:r>
          </w:p>
        </w:tc>
        <w:tc>
          <w:tcPr>
            <w:tcW w:w="1284" w:type="dxa"/>
            <w:tcBorders/>
          </w:tcPr>
          <w:p>
            <w:pPr>
              <w:pStyle w:val="Compact"/>
              <w:spacing w:before="36" w:after="36"/>
              <w:jc w:val="center"/>
              <w:rPr>
                <w:sz w:val="20"/>
                <w:szCs w:val="20"/>
                <w:lang w:eastAsia="ko-KR"/>
              </w:rPr>
            </w:pPr>
            <w:r>
              <w:rPr>
                <w:sz w:val="20"/>
                <w:szCs w:val="20"/>
                <w:lang w:eastAsia="ko-KR"/>
              </w:rPr>
              <w:t>OBS137</w:t>
            </w:r>
          </w:p>
        </w:tc>
        <w:tc>
          <w:tcPr>
            <w:tcW w:w="1584" w:type="dxa"/>
            <w:tcBorders/>
          </w:tcPr>
          <w:p>
            <w:pPr>
              <w:pStyle w:val="Compact"/>
              <w:spacing w:before="36" w:after="36"/>
              <w:jc w:val="center"/>
              <w:rPr>
                <w:sz w:val="20"/>
                <w:szCs w:val="20"/>
                <w:lang w:eastAsia="ko-KR"/>
              </w:rPr>
            </w:pPr>
            <w:r>
              <w:rPr>
                <w:sz w:val="20"/>
                <w:szCs w:val="20"/>
                <w:lang w:eastAsia="ko-KR"/>
              </w:rPr>
              <w:t>–</w:t>
            </w:r>
          </w:p>
        </w:tc>
      </w:tr>
      <w:tr>
        <w:trPr/>
        <w:tc>
          <w:tcPr>
            <w:tcW w:w="983" w:type="dxa"/>
            <w:tcBorders/>
          </w:tcPr>
          <w:p>
            <w:pPr>
              <w:pStyle w:val="Compact"/>
              <w:spacing w:before="36" w:after="36"/>
              <w:jc w:val="center"/>
              <w:rPr>
                <w:sz w:val="20"/>
                <w:szCs w:val="20"/>
                <w:lang w:eastAsia="ko-KR"/>
              </w:rPr>
            </w:pPr>
            <w:r>
              <w:rPr>
                <w:sz w:val="20"/>
                <w:szCs w:val="20"/>
                <w:lang w:eastAsia="ko-KR"/>
              </w:rPr>
              <w:t>Russia</w:t>
            </w:r>
          </w:p>
        </w:tc>
        <w:tc>
          <w:tcPr>
            <w:tcW w:w="1284" w:type="dxa"/>
            <w:tcBorders/>
          </w:tcPr>
          <w:p>
            <w:pPr>
              <w:pStyle w:val="Compact"/>
              <w:spacing w:before="36" w:after="36"/>
              <w:jc w:val="center"/>
              <w:rPr>
                <w:sz w:val="20"/>
                <w:szCs w:val="20"/>
                <w:lang w:eastAsia="ko-KR"/>
              </w:rPr>
            </w:pPr>
            <w:r>
              <w:rPr>
                <w:sz w:val="20"/>
                <w:szCs w:val="20"/>
                <w:lang w:eastAsia="ko-KR"/>
              </w:rPr>
              <w:t>Azov38</w:t>
            </w:r>
          </w:p>
        </w:tc>
        <w:tc>
          <w:tcPr>
            <w:tcW w:w="1584" w:type="dxa"/>
            <w:tcBorders/>
          </w:tcPr>
          <w:p>
            <w:pPr>
              <w:pStyle w:val="Compact"/>
              <w:spacing w:before="36" w:after="36"/>
              <w:jc w:val="center"/>
              <w:rPr>
                <w:sz w:val="20"/>
                <w:szCs w:val="20"/>
                <w:lang w:eastAsia="ko-KR"/>
              </w:rPr>
            </w:pPr>
            <w:r>
              <w:rPr>
                <w:sz w:val="20"/>
                <w:szCs w:val="20"/>
                <w:lang w:eastAsia="ko-KR"/>
              </w:rPr>
              <w:t>1553 - 1686</w:t>
            </w:r>
          </w:p>
        </w:tc>
      </w:tr>
      <w:tr>
        <w:trPr/>
        <w:tc>
          <w:tcPr>
            <w:tcW w:w="983" w:type="dxa"/>
            <w:tcBorders/>
          </w:tcPr>
          <w:p>
            <w:pPr>
              <w:pStyle w:val="Compact"/>
              <w:spacing w:before="36" w:after="36"/>
              <w:jc w:val="center"/>
              <w:rPr>
                <w:sz w:val="20"/>
                <w:szCs w:val="20"/>
                <w:lang w:eastAsia="ko-KR"/>
              </w:rPr>
            </w:pPr>
            <w:r>
              <w:rPr>
                <w:sz w:val="20"/>
                <w:szCs w:val="20"/>
                <w:lang w:eastAsia="ko-KR"/>
              </w:rPr>
              <w:t>Russia</w:t>
            </w:r>
          </w:p>
        </w:tc>
        <w:tc>
          <w:tcPr>
            <w:tcW w:w="1284" w:type="dxa"/>
            <w:tcBorders/>
          </w:tcPr>
          <w:p>
            <w:pPr>
              <w:pStyle w:val="Compact"/>
              <w:spacing w:before="36" w:after="36"/>
              <w:jc w:val="center"/>
              <w:rPr>
                <w:sz w:val="20"/>
                <w:szCs w:val="20"/>
                <w:lang w:eastAsia="ko-KR"/>
              </w:rPr>
            </w:pPr>
            <w:r>
              <w:rPr>
                <w:sz w:val="20"/>
                <w:szCs w:val="20"/>
                <w:lang w:eastAsia="ko-KR"/>
              </w:rPr>
              <w:t>Rostov2033</w:t>
            </w:r>
          </w:p>
        </w:tc>
        <w:tc>
          <w:tcPr>
            <w:tcW w:w="1584" w:type="dxa"/>
            <w:tcBorders/>
          </w:tcPr>
          <w:p>
            <w:pPr>
              <w:pStyle w:val="Compact"/>
              <w:spacing w:before="36" w:after="36"/>
              <w:jc w:val="center"/>
              <w:rPr>
                <w:sz w:val="20"/>
                <w:szCs w:val="20"/>
                <w:lang w:eastAsia="ko-KR"/>
              </w:rPr>
            </w:pPr>
            <w:r>
              <w:rPr>
                <w:sz w:val="20"/>
                <w:szCs w:val="20"/>
                <w:lang w:eastAsia="ko-KR"/>
              </w:rPr>
              <w:t>1762 - 1773</w:t>
            </w:r>
          </w:p>
        </w:tc>
      </w:tr>
      <w:tr>
        <w:trPr/>
        <w:tc>
          <w:tcPr>
            <w:tcW w:w="983" w:type="dxa"/>
            <w:tcBorders/>
          </w:tcPr>
          <w:p>
            <w:pPr>
              <w:pStyle w:val="Compact"/>
              <w:spacing w:before="36" w:after="36"/>
              <w:jc w:val="center"/>
              <w:rPr>
                <w:sz w:val="20"/>
                <w:szCs w:val="20"/>
                <w:lang w:eastAsia="ko-KR"/>
              </w:rPr>
            </w:pPr>
            <w:r>
              <w:rPr>
                <w:sz w:val="20"/>
                <w:szCs w:val="20"/>
                <w:lang w:eastAsia="ko-KR"/>
              </w:rPr>
              <w:t>Russia</w:t>
            </w:r>
          </w:p>
        </w:tc>
        <w:tc>
          <w:tcPr>
            <w:tcW w:w="1284" w:type="dxa"/>
            <w:tcBorders/>
          </w:tcPr>
          <w:p>
            <w:pPr>
              <w:pStyle w:val="Compact"/>
              <w:spacing w:before="36" w:after="36"/>
              <w:jc w:val="center"/>
              <w:rPr>
                <w:sz w:val="20"/>
                <w:szCs w:val="20"/>
                <w:lang w:eastAsia="ko-KR"/>
              </w:rPr>
            </w:pPr>
            <w:r>
              <w:rPr>
                <w:sz w:val="20"/>
                <w:szCs w:val="20"/>
                <w:lang w:eastAsia="ko-KR"/>
              </w:rPr>
              <w:t>CHE1</w:t>
            </w:r>
          </w:p>
        </w:tc>
        <w:tc>
          <w:tcPr>
            <w:tcW w:w="1584" w:type="dxa"/>
            <w:tcBorders/>
          </w:tcPr>
          <w:p>
            <w:pPr>
              <w:pStyle w:val="Compact"/>
              <w:spacing w:before="36" w:after="36"/>
              <w:jc w:val="center"/>
              <w:rPr>
                <w:sz w:val="20"/>
                <w:szCs w:val="20"/>
                <w:lang w:eastAsia="ko-KR"/>
              </w:rPr>
            </w:pPr>
            <w:r>
              <w:rPr>
                <w:sz w:val="20"/>
                <w:szCs w:val="20"/>
                <w:lang w:eastAsia="ko-KR"/>
              </w:rPr>
              <w:t>1702 - 1889</w:t>
            </w:r>
          </w:p>
        </w:tc>
      </w:tr>
    </w:tbl>
    <w:p>
      <w:pPr>
        <w:pStyle w:val="Heading3"/>
        <w:rPr/>
      </w:pPr>
      <w:bookmarkStart w:id="128" w:name="pla-depletion"/>
      <w:r>
        <w:rPr>
          <w:i/>
        </w:rPr>
        <w:t>pla</w:t>
      </w:r>
      <w:r>
        <w:rPr/>
        <w:t xml:space="preserve"> Depletion</w:t>
      </w:r>
      <w:bookmarkEnd w:id="128"/>
    </w:p>
    <w:p>
      <w:pPr>
        <w:pStyle w:val="CaptionedFigure"/>
        <w:rPr/>
      </w:pPr>
      <w:bookmarkStart w:id="129" w:name="fig%3Apla_ratio"/>
      <w:bookmarkEnd w:id="129"/>
      <w:r>
        <w:rPr/>
        <w:drawing>
          <wp:inline distT="0" distB="0" distL="0" distR="0">
            <wp:extent cx="4140200" cy="3510915"/>
            <wp:effectExtent l="0" t="0" r="0" b="0"/>
            <wp:docPr id="13" name="Image12" descr="Figure 13: Relative Depletion of the plasminogen activator (pla) virulence factor on the Second Pandemic phylog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Relative Depletion of the plasminogen activator (pla) virulence factor on the Second Pandemic phylogeny."/>
                    <pic:cNvPicPr>
                      <a:picLocks noChangeAspect="1" noChangeArrowheads="1"/>
                    </pic:cNvPicPr>
                  </pic:nvPicPr>
                  <pic:blipFill>
                    <a:blip r:embed="rId79"/>
                    <a:stretch>
                      <a:fillRect/>
                    </a:stretch>
                  </pic:blipFill>
                  <pic:spPr bwMode="auto">
                    <a:xfrm>
                      <a:off x="0" y="0"/>
                      <a:ext cx="4140200" cy="3510915"/>
                    </a:xfrm>
                    <a:prstGeom prst="rect">
                      <a:avLst/>
                    </a:prstGeom>
                  </pic:spPr>
                </pic:pic>
              </a:graphicData>
            </a:graphic>
          </wp:inline>
        </w:drawing>
      </w:r>
    </w:p>
    <w:p>
      <w:pPr>
        <w:pStyle w:val="ImageCaption"/>
        <w:rPr/>
      </w:pPr>
      <w:r>
        <w:rPr/>
        <w:t>Figure 13: Relative Depletion of the plasminogen activator (pla) virulence factor on the Second Pandemic phylogeny.</w:t>
      </w:r>
    </w:p>
    <w:p>
      <w:pPr>
        <w:pStyle w:val="Heading4"/>
        <w:rPr/>
      </w:pPr>
      <w:bookmarkStart w:id="130" w:name="fig%3Apla_ratio"/>
      <w:bookmarkStart w:id="131" w:name="notes"/>
      <w:bookmarkEnd w:id="130"/>
      <w:r>
        <w:rPr/>
        <w:t>Notes</w:t>
      </w:r>
      <w:bookmarkEnd w:id="131"/>
    </w:p>
    <w:p>
      <w:pPr>
        <w:pStyle w:val="Compact"/>
        <w:numPr>
          <w:ilvl w:val="0"/>
          <w:numId w:val="11"/>
        </w:numPr>
        <w:rPr/>
      </w:pPr>
      <w:r>
        <w:rPr>
          <w:i/>
        </w:rPr>
        <w:t>pestis segunda</w:t>
      </w:r>
      <w:r>
        <w:rPr/>
        <w:t xml:space="preserve"> mortality at 20% [</w:t>
      </w:r>
      <w:hyperlink w:anchor="ref-13NOJLbvF">
        <w:r>
          <w:rPr>
            <w:rStyle w:val="InternetLink"/>
          </w:rPr>
          <w:t>4</w:t>
        </w:r>
      </w:hyperlink>
      <w:r>
        <w:rPr/>
        <w:t>].</w:t>
      </w:r>
    </w:p>
    <w:p>
      <w:pPr>
        <w:pStyle w:val="Compact"/>
        <w:numPr>
          <w:ilvl w:val="0"/>
          <w:numId w:val="12"/>
        </w:numPr>
        <w:rPr/>
      </w:pPr>
      <w:r>
        <w:rPr>
          <w:i/>
        </w:rPr>
        <w:t>pestis segunda</w:t>
      </w:r>
      <w:r>
        <w:rPr/>
        <w:t xml:space="preserve"> was more deadly to children than the Black Death [</w:t>
      </w:r>
      <w:hyperlink w:anchor="ref-13NOJLbvF">
        <w:r>
          <w:rPr>
            <w:rStyle w:val="InternetLink"/>
          </w:rPr>
          <w:t>4</w:t>
        </w:r>
      </w:hyperlink>
      <w:r>
        <w:rPr/>
        <w:t>].</w:t>
      </w:r>
    </w:p>
    <w:p>
      <w:pPr>
        <w:pStyle w:val="Compact"/>
        <w:numPr>
          <w:ilvl w:val="0"/>
          <w:numId w:val="13"/>
        </w:numPr>
        <w:rPr/>
      </w:pPr>
      <w:r>
        <w:rPr/>
        <w:t>Hotspot in Central Germany (Hesse), outbreak in 1356 not preceded by anything [</w:t>
      </w:r>
      <w:hyperlink w:anchor="ref-13NOJLbvF">
        <w:r>
          <w:rPr>
            <w:rStyle w:val="InternetLink"/>
          </w:rPr>
          <w:t>4</w:t>
        </w:r>
      </w:hyperlink>
      <w:r>
        <w:rPr/>
        <w:t>].</w:t>
      </w:r>
    </w:p>
    <w:p>
      <w:pPr>
        <w:pStyle w:val="Compact"/>
        <w:numPr>
          <w:ilvl w:val="0"/>
          <w:numId w:val="14"/>
        </w:numPr>
        <w:rPr/>
      </w:pPr>
      <w:r>
        <w:rPr>
          <w:i/>
        </w:rPr>
        <w:t>pestis tertia</w:t>
      </w:r>
      <w:r>
        <w:rPr/>
        <w:t xml:space="preserve"> (1364-1376) was followed by at least eight subsequent quasi-global plague waves , in the course of the late fourteenth and the fifteenth centuries. Again points back to Central germany as an origin point.</w:t>
      </w:r>
    </w:p>
    <w:p>
      <w:pPr>
        <w:pStyle w:val="Compact"/>
        <w:numPr>
          <w:ilvl w:val="0"/>
          <w:numId w:val="15"/>
        </w:numPr>
        <w:rPr/>
      </w:pPr>
      <w:r>
        <w:rPr/>
        <w:t>Timeline, spend a year or two confined in Germany, spread to the north and south Germany territories, then spread in all four directions.</w:t>
      </w:r>
    </w:p>
    <w:p>
      <w:pPr>
        <w:pStyle w:val="Compact"/>
        <w:numPr>
          <w:ilvl w:val="0"/>
          <w:numId w:val="16"/>
        </w:numPr>
        <w:rPr/>
      </w:pPr>
      <w:r>
        <w:rPr/>
        <w:t>Diminishing mortality rates: 50-60% Black Death [</w:t>
      </w:r>
      <w:hyperlink w:anchor="ref-MZ9hlNya">
        <w:r>
          <w:rPr>
            <w:rStyle w:val="InternetLink"/>
          </w:rPr>
          <w:t>5</w:t>
        </w:r>
      </w:hyperlink>
      <w:r>
        <w:rPr/>
        <w:t>].</w:t>
      </w:r>
    </w:p>
    <w:p>
      <w:pPr>
        <w:pStyle w:val="Compact"/>
        <w:numPr>
          <w:ilvl w:val="0"/>
          <w:numId w:val="17"/>
        </w:numPr>
        <w:spacing w:before="36" w:after="36"/>
        <w:rPr/>
      </w:pPr>
      <w:r>
        <w:rPr>
          <w:i/>
        </w:rPr>
        <w:t>“</w:t>
      </w:r>
      <w:r>
        <w:rPr>
          <w:i/>
        </w:rPr>
        <w:t>After 1369, the most important feature to the second plague pandemic was not the death rate in any given epidemic, but rather, the frequency with which those epidemics occurred.”</w:t>
      </w:r>
      <w:r>
        <w:rPr/>
        <w:t xml:space="preserve"> </w:t>
      </w:r>
      <w:hyperlink w:anchor="ref-MZ9hlNya">
        <w:r>
          <w:rPr>
            <w:rStyle w:val="InternetLink"/>
          </w:rPr>
          <w:t>5</w:t>
        </w:r>
      </w:hyperlink>
      <w:r>
        <w:rPr/>
        <w:t xml:space="preserve"> p.131], plague entered a cycle in which it recurred every 5-12 years.</w:t>
      </w:r>
    </w:p>
    <w:sectPr>
      <w:footerReference w:type="default" r:id="rId80"/>
      <w:type w:val="nextPage"/>
      <w:pgSz w:w="12240" w:h="15840"/>
      <w:pgMar w:left="1440" w:right="1440" w:header="0" w:top="1440" w:footer="720" w:bottom="1440" w:gutter="0"/>
      <w:pgNumType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Sebastian Duchene" w:date="2021-07-26T12:13:05Z" w:initials="SD">
    <w:p>
      <w:r>
        <w:rPr>
          <w:rFonts w:eastAsia="Cambria" w:cstheme="minorBidi" w:eastAsiaTheme="minorHAnsi" w:cs=""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Can we include some info on how well supported is this cluster?</w:t>
      </w:r>
    </w:p>
  </w:comment>
  <w:comment w:id="1" w:author="Sebastian Duchene" w:date="2021-07-26T12:12:37Z" w:initials="SD">
    <w:p>
      <w:r>
        <w:rPr>
          <w:rFonts w:eastAsia="Cambria" w:cstheme="minorBidi" w:eastAsiaTheme="minorHAnsi" w:cs=""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Can we include the branch support for this clade?</w:t>
      </w:r>
    </w:p>
  </w:comment>
  <w:comment w:id="2" w:author="Sebastian Duchene" w:date="2021-07-26T12:14:29Z" w:initials="SD">
    <w:p>
      <w:r>
        <w:rPr>
          <w:rFonts w:eastAsia="Cambria" w:cstheme="minorBidi" w:eastAsiaTheme="minorHAnsi" w:cs=""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Clades are monophyletic by definition.</w:t>
      </w:r>
    </w:p>
  </w:comment>
  <w:comment w:id="3" w:author="Sebastian Duchene" w:date="2021-07-26T13:33:14Z" w:initials="SD">
    <w:p>
      <w:r>
        <w:rPr>
          <w:rFonts w:eastAsia="Cambria" w:cstheme="minorBidi" w:eastAsiaTheme="minorHAnsi" w:cs=""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Is this correct? In BEAST2 the default prior for the rate is a uniform between 0 and infinity, which is improper and typically not used for model selection. It is also useful to specify the prior on the coalescent population size because it scales positively with the root height. In the other paper we used an exponential distribution with mean 10. The default I think is a 1/x which is also improper. </w:t>
      </w:r>
    </w:p>
  </w:comment>
  <w:comment w:id="4" w:author="Sebastian Duchene" w:date="2021-07-26T13:35:49Z" w:initials="SD">
    <w:p>
      <w:r>
        <w:rPr>
          <w:rFonts w:eastAsia="Cambria" w:cstheme="minorBidi" w:eastAsiaTheme="minorHAnsi" w:cs=""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Ok, this must be beast1.10 because beast2 does not have generalised stepping stone.</w:t>
      </w:r>
    </w:p>
  </w:comment>
  <w:comment w:id="5" w:author="Sebastian Duchene" w:date="2021-07-26T13:41:05Z" w:initials="SD">
    <w:p>
      <w:r>
        <w:rPr>
          <w:rFonts w:eastAsia="Cambria" w:cstheme="minorBidi" w:eastAsiaTheme="minorHAnsi" w:cs=""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Sure, this would be useful to validate the tip dates.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Arial">
    <w:charset w:val="01"/>
    <w:family w:val="roman"/>
    <w:pitch w:val="variable"/>
  </w:font>
  <w:font w:name="Courier New">
    <w:charset w:val="01"/>
    <w:family w:val="roman"/>
    <w:pitch w:val="variable"/>
  </w:font>
  <w:font w:name="Liberation Sans">
    <w:altName w:val="Arial"/>
    <w:charset w:val="01"/>
    <w:family w:val="swiss"/>
    <w:pitch w:val="variable"/>
  </w:font>
  <w:font w:name="Calibri">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93984087"/>
    </w:sdtPr>
    <w:sdtContent>
      <w:p>
        <w:pPr>
          <w:pStyle w:val="Footer"/>
          <w:jc w:val="right"/>
          <w:rPr/>
        </w:pPr>
        <w:r>
          <w:rPr/>
          <w:fldChar w:fldCharType="begin"/>
        </w:r>
        <w:r>
          <w:rPr/>
          <w:instrText> PAGE </w:instrText>
        </w:r>
        <w:r>
          <w:rPr/>
          <w:fldChar w:fldCharType="separate"/>
        </w:r>
        <w:r>
          <w:rPr/>
          <w:t>23</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2"/>
    <w:lvlOverride w:ilvl="0">
      <w:startOverride w:val="1"/>
    </w:lvlOverride>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bering>
</file>

<file path=word/settings.xml><?xml version="1.0" encoding="utf-8"?>
<w:settings xmlns:w="http://schemas.openxmlformats.org/wordprocessingml/2006/main">
  <w:zoom w:percent="140"/>
  <w:trackRevisions/>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footnote text" w:semiHidden="1" w:unhideWhenUsed="1"/>
    <w:lsdException w:name="footer" w:uiPriority="99"/>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styleId="Normal" w:default="1">
    <w:name w:val="Normal"/>
    <w:qFormat/>
    <w:rsid w:val="00966cdd"/>
    <w:pPr>
      <w:widowControl/>
      <w:bidi w:val="0"/>
      <w:spacing w:lineRule="auto" w:line="264" w:before="240" w:after="240"/>
      <w:jc w:val="left"/>
    </w:pPr>
    <w:rPr>
      <w:rFonts w:ascii="Arial" w:hAnsi="Arial" w:eastAsia="Cambria" w:cs="" w:cstheme="minorBidi" w:eastAsiaTheme="minorHAnsi"/>
      <w:color w:val="auto"/>
      <w:kern w:val="0"/>
      <w:sz w:val="22"/>
      <w:szCs w:val="22"/>
      <w:lang w:val="en-US" w:eastAsia="en-US" w:bidi="ar-SA"/>
    </w:rPr>
  </w:style>
  <w:style w:type="paragraph" w:styleId="Heading1">
    <w:name w:val="Heading 1"/>
    <w:basedOn w:val="Normal"/>
    <w:next w:val="TextBody"/>
    <w:autoRedefine/>
    <w:uiPriority w:val="9"/>
    <w:qFormat/>
    <w:rsid w:val="00917f19"/>
    <w:pPr>
      <w:keepNext w:val="true"/>
      <w:keepLines/>
      <w:jc w:val="center"/>
      <w:outlineLvl w:val="0"/>
    </w:pPr>
    <w:rPr>
      <w:rFonts w:eastAsia="맑은 고딕" w:cs="" w:cstheme="majorBidi" w:eastAsiaTheme="majorEastAsia"/>
      <w:b/>
      <w:bCs/>
      <w:sz w:val="44"/>
      <w:szCs w:val="32"/>
    </w:rPr>
  </w:style>
  <w:style w:type="paragraph" w:styleId="Heading2">
    <w:name w:val="Heading 2"/>
    <w:basedOn w:val="Normal"/>
    <w:next w:val="TextBody"/>
    <w:autoRedefine/>
    <w:uiPriority w:val="9"/>
    <w:qFormat/>
    <w:rsid w:val="00a103ba"/>
    <w:pPr>
      <w:keepNext w:val="true"/>
      <w:keepLines/>
      <w:outlineLvl w:val="1"/>
    </w:pPr>
    <w:rPr>
      <w:rFonts w:eastAsia="맑은 고딕" w:cs="" w:cstheme="majorBidi" w:eastAsiaTheme="majorEastAsia"/>
      <w:b/>
      <w:bCs/>
      <w:sz w:val="36"/>
      <w:szCs w:val="28"/>
    </w:rPr>
  </w:style>
  <w:style w:type="paragraph" w:styleId="Heading3">
    <w:name w:val="Heading 3"/>
    <w:basedOn w:val="Normal"/>
    <w:next w:val="TextBody"/>
    <w:autoRedefine/>
    <w:uiPriority w:val="9"/>
    <w:qFormat/>
    <w:rsid w:val="006764a2"/>
    <w:pPr>
      <w:keepNext w:val="true"/>
      <w:keepLines/>
      <w:outlineLvl w:val="2"/>
    </w:pPr>
    <w:rPr>
      <w:rFonts w:eastAsia="맑은 고딕" w:cs="" w:cstheme="majorBidi" w:eastAsiaTheme="majorEastAsia"/>
      <w:b/>
      <w:bCs/>
      <w:sz w:val="30"/>
      <w:szCs w:val="24"/>
    </w:rPr>
  </w:style>
  <w:style w:type="paragraph" w:styleId="Heading4">
    <w:name w:val="Heading 4"/>
    <w:basedOn w:val="Normal"/>
    <w:next w:val="TextBody"/>
    <w:autoRedefine/>
    <w:uiPriority w:val="9"/>
    <w:qFormat/>
    <w:rsid w:val="006764a2"/>
    <w:pPr>
      <w:keepNext w:val="true"/>
      <w:keepLines/>
      <w:outlineLvl w:val="3"/>
    </w:pPr>
    <w:rPr>
      <w:rFonts w:eastAsia="맑은 고딕" w:cs="" w:cstheme="majorBidi" w:eastAsiaTheme="majorEastAsia"/>
      <w:b/>
      <w:bCs/>
      <w:sz w:val="26"/>
      <w:szCs w:val="24"/>
    </w:rPr>
  </w:style>
  <w:style w:type="paragraph" w:styleId="Heading5">
    <w:name w:val="Heading 5"/>
    <w:basedOn w:val="Normal"/>
    <w:next w:val="TextBody"/>
    <w:autoRedefine/>
    <w:uiPriority w:val="9"/>
    <w:qFormat/>
    <w:rsid w:val="006764a2"/>
    <w:pPr>
      <w:keepNext w:val="true"/>
      <w:keepLines/>
      <w:outlineLvl w:val="4"/>
    </w:pPr>
    <w:rPr>
      <w:rFonts w:eastAsia="맑은 고딕" w:cs="" w:cstheme="majorBidi" w:eastAsiaTheme="majorEastAsia"/>
      <w:b/>
      <w:iCs/>
      <w:sz w:val="24"/>
      <w:szCs w:val="24"/>
    </w:rPr>
  </w:style>
  <w:style w:type="paragraph" w:styleId="Heading6">
    <w:name w:val="Heading 6"/>
    <w:basedOn w:val="Normal"/>
    <w:next w:val="TextBody"/>
    <w:autoRedefine/>
    <w:uiPriority w:val="9"/>
    <w:qFormat/>
    <w:rsid w:val="0045149c"/>
    <w:pPr>
      <w:keepNext w:val="true"/>
      <w:keepLines/>
      <w:outlineLvl w:val="5"/>
    </w:pPr>
    <w:rPr>
      <w:rFonts w:eastAsia="맑은 고딕" w:cs="" w:cstheme="majorBidi" w:eastAsiaTheme="majorEastAsia"/>
      <w:b/>
      <w:szCs w:val="24"/>
    </w:rPr>
  </w:style>
  <w:style w:type="paragraph" w:styleId="Heading7">
    <w:name w:val="Heading 7"/>
    <w:basedOn w:val="Normal"/>
    <w:next w:val="TextBody"/>
    <w:autoRedefine/>
    <w:uiPriority w:val="9"/>
    <w:qFormat/>
    <w:rsid w:val="007d46e5"/>
    <w:pPr>
      <w:keepNext w:val="true"/>
      <w:keepLines/>
      <w:outlineLvl w:val="6"/>
    </w:pPr>
    <w:rPr>
      <w:rFonts w:eastAsia="맑은 고딕" w:cs="" w:cstheme="majorBidi" w:eastAsiaTheme="majorEastAsia"/>
      <w:b/>
      <w:szCs w:val="24"/>
    </w:rPr>
  </w:style>
  <w:style w:type="paragraph" w:styleId="Heading8">
    <w:name w:val="Heading 8"/>
    <w:basedOn w:val="Normal"/>
    <w:next w:val="TextBody"/>
    <w:autoRedefine/>
    <w:uiPriority w:val="9"/>
    <w:qFormat/>
    <w:rsid w:val="007d46e5"/>
    <w:pPr>
      <w:keepNext w:val="true"/>
      <w:keepLines/>
      <w:outlineLvl w:val="7"/>
    </w:pPr>
    <w:rPr>
      <w:rFonts w:eastAsia="맑은 고딕" w:cs="" w:cstheme="majorBidi" w:eastAsiaTheme="majorEastAsia"/>
      <w:b/>
      <w:szCs w:val="24"/>
    </w:rPr>
  </w:style>
  <w:style w:type="paragraph" w:styleId="Heading9">
    <w:name w:val="Heading 9"/>
    <w:basedOn w:val="Normal"/>
    <w:next w:val="TextBody"/>
    <w:autoRedefine/>
    <w:uiPriority w:val="9"/>
    <w:qFormat/>
    <w:rsid w:val="00816895"/>
    <w:pPr>
      <w:keepNext w:val="true"/>
      <w:keepLines/>
      <w:outlineLvl w:val="8"/>
    </w:pPr>
    <w:rPr>
      <w:rFonts w:eastAsia="맑은 고딕" w:cs="" w:cstheme="majorBidi" w:eastAsiaTheme="majorEastAsia"/>
      <w:b/>
      <w:szCs w:val="24"/>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sid w:val="006e43f9"/>
    <w:rPr>
      <w:i/>
    </w:rPr>
  </w:style>
  <w:style w:type="character" w:styleId="VerbatimChar" w:customStyle="1">
    <w:name w:val="Verbatim Char"/>
    <w:basedOn w:val="CaptionChar"/>
    <w:link w:val="SourceCode"/>
    <w:qFormat/>
    <w:rsid w:val="00b97db2"/>
    <w:rPr>
      <w:rFonts w:ascii="Courier New" w:hAnsi="Courier New"/>
      <w:i w:val="false"/>
      <w:sz w:val="22"/>
    </w:rPr>
  </w:style>
  <w:style w:type="character" w:styleId="FootnoteCharacters">
    <w:name w:val="Footnote Characters"/>
    <w:basedOn w:val="CaptionChar"/>
    <w:qFormat/>
    <w:rPr>
      <w:i/>
      <w:vertAlign w:val="superscript"/>
    </w:rPr>
  </w:style>
  <w:style w:type="character" w:styleId="FootnoteAnchor">
    <w:name w:val="Footnote Anchor"/>
    <w:rPr>
      <w:i/>
      <w:vertAlign w:val="superscript"/>
    </w:rPr>
  </w:style>
  <w:style w:type="character" w:styleId="InternetLink">
    <w:name w:val="Hyperlink"/>
    <w:basedOn w:val="CaptionChar"/>
    <w:rsid w:val="00b97db2"/>
    <w:rPr>
      <w:rFonts w:ascii="Arial" w:hAnsi="Arial"/>
      <w:i w:val="false"/>
      <w:color w:val="0000FF"/>
      <w:sz w:val="22"/>
      <w:u w:val="single"/>
    </w:rPr>
  </w:style>
  <w:style w:type="character" w:styleId="BodyTextChar" w:customStyle="1">
    <w:name w:val="Body Text Char"/>
    <w:basedOn w:val="DefaultParagraphFont"/>
    <w:link w:val="BodyText"/>
    <w:qFormat/>
    <w:rsid w:val="00316091"/>
    <w:rPr>
      <w:rFonts w:ascii="Arial" w:hAnsi="Arial"/>
    </w:rPr>
  </w:style>
  <w:style w:type="character" w:styleId="HeaderChar" w:customStyle="1">
    <w:name w:val="Header Char"/>
    <w:basedOn w:val="DefaultParagraphFont"/>
    <w:link w:val="Header"/>
    <w:qFormat/>
    <w:rsid w:val="008c6903"/>
    <w:rPr>
      <w:rFonts w:ascii="Arial" w:hAnsi="Arial"/>
    </w:rPr>
  </w:style>
  <w:style w:type="character" w:styleId="FooterChar" w:customStyle="1">
    <w:name w:val="Footer Char"/>
    <w:basedOn w:val="DefaultParagraphFont"/>
    <w:link w:val="Footer"/>
    <w:uiPriority w:val="99"/>
    <w:qFormat/>
    <w:rsid w:val="008c6903"/>
    <w:rPr>
      <w:rFonts w:ascii="Arial" w:hAnsi="Arial"/>
    </w:rPr>
  </w:style>
  <w:style w:type="character" w:styleId="KeywordTok" w:customStyle="1">
    <w:name w:val="KeywordTok"/>
    <w:basedOn w:val="VerbatimChar"/>
    <w:qFormat/>
    <w:rPr>
      <w:rFonts w:ascii="Courier New" w:hAnsi="Courier New"/>
      <w:b/>
      <w:i w:val="false"/>
      <w:color w:val="007020"/>
      <w:sz w:val="22"/>
    </w:rPr>
  </w:style>
  <w:style w:type="character" w:styleId="DataTypeTok" w:customStyle="1">
    <w:name w:val="DataTypeTok"/>
    <w:basedOn w:val="VerbatimChar"/>
    <w:qFormat/>
    <w:rPr>
      <w:rFonts w:ascii="Courier New" w:hAnsi="Courier New"/>
      <w:i w:val="false"/>
      <w:color w:val="902000"/>
      <w:sz w:val="22"/>
    </w:rPr>
  </w:style>
  <w:style w:type="character" w:styleId="DecValTok" w:customStyle="1">
    <w:name w:val="DecValTok"/>
    <w:basedOn w:val="VerbatimChar"/>
    <w:qFormat/>
    <w:rPr>
      <w:rFonts w:ascii="Courier New" w:hAnsi="Courier New"/>
      <w:i w:val="false"/>
      <w:color w:val="40A070"/>
      <w:sz w:val="22"/>
    </w:rPr>
  </w:style>
  <w:style w:type="character" w:styleId="BaseNTok" w:customStyle="1">
    <w:name w:val="BaseNTok"/>
    <w:basedOn w:val="VerbatimChar"/>
    <w:qFormat/>
    <w:rPr>
      <w:rFonts w:ascii="Courier New" w:hAnsi="Courier New"/>
      <w:i w:val="false"/>
      <w:color w:val="40A070"/>
      <w:sz w:val="22"/>
    </w:rPr>
  </w:style>
  <w:style w:type="character" w:styleId="FloatTok" w:customStyle="1">
    <w:name w:val="FloatTok"/>
    <w:basedOn w:val="VerbatimChar"/>
    <w:qFormat/>
    <w:rPr>
      <w:rFonts w:ascii="Courier New" w:hAnsi="Courier New"/>
      <w:i w:val="false"/>
      <w:color w:val="40A070"/>
      <w:sz w:val="22"/>
    </w:rPr>
  </w:style>
  <w:style w:type="character" w:styleId="ConstantTok" w:customStyle="1">
    <w:name w:val="ConstantTok"/>
    <w:basedOn w:val="VerbatimChar"/>
    <w:qFormat/>
    <w:rPr>
      <w:rFonts w:ascii="Courier New" w:hAnsi="Courier New"/>
      <w:i w:val="false"/>
      <w:color w:val="880000"/>
      <w:sz w:val="22"/>
    </w:rPr>
  </w:style>
  <w:style w:type="character" w:styleId="CharTok" w:customStyle="1">
    <w:name w:val="CharTok"/>
    <w:basedOn w:val="VerbatimChar"/>
    <w:qFormat/>
    <w:rPr>
      <w:rFonts w:ascii="Courier New" w:hAnsi="Courier New"/>
      <w:i w:val="false"/>
      <w:color w:val="4070A0"/>
      <w:sz w:val="22"/>
    </w:rPr>
  </w:style>
  <w:style w:type="character" w:styleId="SpecialCharTok" w:customStyle="1">
    <w:name w:val="SpecialCharTok"/>
    <w:basedOn w:val="VerbatimChar"/>
    <w:qFormat/>
    <w:rPr>
      <w:rFonts w:ascii="Courier New" w:hAnsi="Courier New"/>
      <w:i w:val="false"/>
      <w:color w:val="4070A0"/>
      <w:sz w:val="22"/>
    </w:rPr>
  </w:style>
  <w:style w:type="character" w:styleId="StringTok" w:customStyle="1">
    <w:name w:val="StringTok"/>
    <w:basedOn w:val="VerbatimChar"/>
    <w:qFormat/>
    <w:rPr>
      <w:rFonts w:ascii="Courier New" w:hAnsi="Courier New"/>
      <w:i w:val="false"/>
      <w:color w:val="4070A0"/>
      <w:sz w:val="22"/>
    </w:rPr>
  </w:style>
  <w:style w:type="character" w:styleId="VerbatimStringTok" w:customStyle="1">
    <w:name w:val="VerbatimStringTok"/>
    <w:basedOn w:val="VerbatimChar"/>
    <w:qFormat/>
    <w:rPr>
      <w:rFonts w:ascii="Courier New" w:hAnsi="Courier New"/>
      <w:i w:val="false"/>
      <w:color w:val="4070A0"/>
      <w:sz w:val="22"/>
    </w:rPr>
  </w:style>
  <w:style w:type="character" w:styleId="SpecialStringTok" w:customStyle="1">
    <w:name w:val="SpecialStringTok"/>
    <w:basedOn w:val="VerbatimChar"/>
    <w:qFormat/>
    <w:rPr>
      <w:rFonts w:ascii="Courier New" w:hAnsi="Courier New"/>
      <w:i w:val="false"/>
      <w:color w:val="BB6688"/>
      <w:sz w:val="22"/>
    </w:rPr>
  </w:style>
  <w:style w:type="character" w:styleId="ImportTok" w:customStyle="1">
    <w:name w:val="ImportTok"/>
    <w:basedOn w:val="VerbatimChar"/>
    <w:qFormat/>
    <w:rPr>
      <w:rFonts w:ascii="Courier New" w:hAnsi="Courier New"/>
      <w:i w:val="false"/>
      <w:sz w:val="22"/>
    </w:rPr>
  </w:style>
  <w:style w:type="character" w:styleId="CommentTok" w:customStyle="1">
    <w:name w:val="CommentTok"/>
    <w:basedOn w:val="VerbatimChar"/>
    <w:qFormat/>
    <w:rPr>
      <w:rFonts w:ascii="Courier New" w:hAnsi="Courier New"/>
      <w:i/>
      <w:color w:val="60A0B0"/>
      <w:sz w:val="22"/>
    </w:rPr>
  </w:style>
  <w:style w:type="character" w:styleId="DocumentationTok" w:customStyle="1">
    <w:name w:val="DocumentationTok"/>
    <w:basedOn w:val="VerbatimChar"/>
    <w:qFormat/>
    <w:rPr>
      <w:rFonts w:ascii="Courier New" w:hAnsi="Courier New"/>
      <w:i/>
      <w:color w:val="BA2121"/>
      <w:sz w:val="22"/>
    </w:rPr>
  </w:style>
  <w:style w:type="character" w:styleId="AnnotationTok" w:customStyle="1">
    <w:name w:val="AnnotationTok"/>
    <w:basedOn w:val="VerbatimChar"/>
    <w:qFormat/>
    <w:rPr>
      <w:rFonts w:ascii="Courier New" w:hAnsi="Courier New"/>
      <w:b/>
      <w:i/>
      <w:color w:val="60A0B0"/>
      <w:sz w:val="22"/>
    </w:rPr>
  </w:style>
  <w:style w:type="character" w:styleId="CommentVarTok" w:customStyle="1">
    <w:name w:val="CommentVarTok"/>
    <w:basedOn w:val="VerbatimChar"/>
    <w:qFormat/>
    <w:rPr>
      <w:rFonts w:ascii="Courier New" w:hAnsi="Courier New"/>
      <w:b/>
      <w:i/>
      <w:color w:val="60A0B0"/>
      <w:sz w:val="22"/>
    </w:rPr>
  </w:style>
  <w:style w:type="character" w:styleId="OtherTok" w:customStyle="1">
    <w:name w:val="OtherTok"/>
    <w:basedOn w:val="VerbatimChar"/>
    <w:qFormat/>
    <w:rPr>
      <w:rFonts w:ascii="Courier New" w:hAnsi="Courier New"/>
      <w:i w:val="false"/>
      <w:color w:val="007020"/>
      <w:sz w:val="22"/>
    </w:rPr>
  </w:style>
  <w:style w:type="character" w:styleId="FunctionTok" w:customStyle="1">
    <w:name w:val="FunctionTok"/>
    <w:basedOn w:val="VerbatimChar"/>
    <w:qFormat/>
    <w:rPr>
      <w:rFonts w:ascii="Courier New" w:hAnsi="Courier New"/>
      <w:i w:val="false"/>
      <w:color w:val="06287E"/>
      <w:sz w:val="22"/>
    </w:rPr>
  </w:style>
  <w:style w:type="character" w:styleId="VariableTok" w:customStyle="1">
    <w:name w:val="VariableTok"/>
    <w:basedOn w:val="VerbatimChar"/>
    <w:qFormat/>
    <w:rPr>
      <w:rFonts w:ascii="Courier New" w:hAnsi="Courier New"/>
      <w:i w:val="false"/>
      <w:color w:val="19177C"/>
      <w:sz w:val="22"/>
    </w:rPr>
  </w:style>
  <w:style w:type="character" w:styleId="ControlFlowTok" w:customStyle="1">
    <w:name w:val="ControlFlowTok"/>
    <w:basedOn w:val="VerbatimChar"/>
    <w:qFormat/>
    <w:rPr>
      <w:rFonts w:ascii="Courier New" w:hAnsi="Courier New"/>
      <w:b/>
      <w:i w:val="false"/>
      <w:color w:val="007020"/>
      <w:sz w:val="22"/>
    </w:rPr>
  </w:style>
  <w:style w:type="character" w:styleId="OperatorTok" w:customStyle="1">
    <w:name w:val="OperatorTok"/>
    <w:basedOn w:val="VerbatimChar"/>
    <w:qFormat/>
    <w:rPr>
      <w:rFonts w:ascii="Courier New" w:hAnsi="Courier New"/>
      <w:i w:val="false"/>
      <w:color w:val="666666"/>
      <w:sz w:val="22"/>
    </w:rPr>
  </w:style>
  <w:style w:type="character" w:styleId="BuiltInTok" w:customStyle="1">
    <w:name w:val="BuiltInTok"/>
    <w:basedOn w:val="VerbatimChar"/>
    <w:qFormat/>
    <w:rPr>
      <w:rFonts w:ascii="Courier New" w:hAnsi="Courier New"/>
      <w:i w:val="false"/>
      <w:sz w:val="22"/>
    </w:rPr>
  </w:style>
  <w:style w:type="character" w:styleId="ExtensionTok" w:customStyle="1">
    <w:name w:val="ExtensionTok"/>
    <w:basedOn w:val="VerbatimChar"/>
    <w:qFormat/>
    <w:rPr>
      <w:rFonts w:ascii="Courier New" w:hAnsi="Courier New"/>
      <w:i w:val="false"/>
      <w:sz w:val="22"/>
    </w:rPr>
  </w:style>
  <w:style w:type="character" w:styleId="PreprocessorTok" w:customStyle="1">
    <w:name w:val="PreprocessorTok"/>
    <w:basedOn w:val="VerbatimChar"/>
    <w:qFormat/>
    <w:rPr>
      <w:rFonts w:ascii="Courier New" w:hAnsi="Courier New"/>
      <w:i w:val="false"/>
      <w:color w:val="BC7A00"/>
      <w:sz w:val="22"/>
    </w:rPr>
  </w:style>
  <w:style w:type="character" w:styleId="AttributeTok" w:customStyle="1">
    <w:name w:val="AttributeTok"/>
    <w:basedOn w:val="VerbatimChar"/>
    <w:qFormat/>
    <w:rPr>
      <w:rFonts w:ascii="Courier New" w:hAnsi="Courier New"/>
      <w:i w:val="false"/>
      <w:color w:val="7D9029"/>
      <w:sz w:val="22"/>
    </w:rPr>
  </w:style>
  <w:style w:type="character" w:styleId="RegionMarkerTok" w:customStyle="1">
    <w:name w:val="RegionMarkerTok"/>
    <w:basedOn w:val="VerbatimChar"/>
    <w:qFormat/>
    <w:rPr>
      <w:rFonts w:ascii="Courier New" w:hAnsi="Courier New"/>
      <w:i w:val="false"/>
      <w:sz w:val="22"/>
    </w:rPr>
  </w:style>
  <w:style w:type="character" w:styleId="InformationTok" w:customStyle="1">
    <w:name w:val="InformationTok"/>
    <w:basedOn w:val="VerbatimChar"/>
    <w:qFormat/>
    <w:rPr>
      <w:rFonts w:ascii="Courier New" w:hAnsi="Courier New"/>
      <w:b/>
      <w:i/>
      <w:color w:val="60A0B0"/>
      <w:sz w:val="22"/>
    </w:rPr>
  </w:style>
  <w:style w:type="character" w:styleId="WarningTok" w:customStyle="1">
    <w:name w:val="WarningTok"/>
    <w:basedOn w:val="VerbatimChar"/>
    <w:qFormat/>
    <w:rPr>
      <w:rFonts w:ascii="Courier New" w:hAnsi="Courier New"/>
      <w:b/>
      <w:i/>
      <w:color w:val="60A0B0"/>
      <w:sz w:val="22"/>
    </w:rPr>
  </w:style>
  <w:style w:type="character" w:styleId="AlertTok" w:customStyle="1">
    <w:name w:val="AlertTok"/>
    <w:basedOn w:val="VerbatimChar"/>
    <w:qFormat/>
    <w:rPr>
      <w:rFonts w:ascii="Courier New" w:hAnsi="Courier New"/>
      <w:b/>
      <w:i w:val="false"/>
      <w:color w:val="FF0000"/>
      <w:sz w:val="22"/>
    </w:rPr>
  </w:style>
  <w:style w:type="character" w:styleId="ErrorTok" w:customStyle="1">
    <w:name w:val="ErrorTok"/>
    <w:basedOn w:val="VerbatimChar"/>
    <w:qFormat/>
    <w:rPr>
      <w:rFonts w:ascii="Courier New" w:hAnsi="Courier New"/>
      <w:b/>
      <w:i w:val="false"/>
      <w:color w:val="FF0000"/>
      <w:sz w:val="22"/>
    </w:rPr>
  </w:style>
  <w:style w:type="character" w:styleId="NormalTok" w:customStyle="1">
    <w:name w:val="NormalTok"/>
    <w:basedOn w:val="VerbatimChar"/>
    <w:qFormat/>
    <w:rPr>
      <w:rFonts w:ascii="Courier New" w:hAnsi="Courier New"/>
      <w:i w:val="false"/>
      <w:sz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autoRedefine/>
    <w:rsid w:val="00316091"/>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autoRedefine/>
    <w:qFormat/>
    <w:pPr>
      <w:spacing w:before="36" w:after="36"/>
    </w:pPr>
    <w:rPr/>
  </w:style>
  <w:style w:type="paragraph" w:styleId="Title">
    <w:name w:val="Title"/>
    <w:basedOn w:val="Normal"/>
    <w:next w:val="TextBody"/>
    <w:autoRedefine/>
    <w:qFormat/>
    <w:rsid w:val="003f02cc"/>
    <w:pPr>
      <w:keepNext w:val="true"/>
      <w:keepLines/>
      <w:jc w:val="center"/>
    </w:pPr>
    <w:rPr>
      <w:rFonts w:eastAsia="맑은 고딕" w:cs="" w:cstheme="majorBidi" w:eastAsiaTheme="majorEastAsia"/>
      <w:b/>
      <w:bCs/>
      <w:sz w:val="44"/>
      <w:szCs w:val="36"/>
    </w:rPr>
  </w:style>
  <w:style w:type="paragraph" w:styleId="Subtitle">
    <w:name w:val="Subtitle"/>
    <w:basedOn w:val="Title"/>
    <w:next w:val="TextBody"/>
    <w:autoRedefine/>
    <w:qFormat/>
    <w:rsid w:val="003f02cc"/>
    <w:pPr/>
    <w:rPr>
      <w:sz w:val="36"/>
      <w:szCs w:val="30"/>
    </w:rPr>
  </w:style>
  <w:style w:type="paragraph" w:styleId="Author" w:customStyle="1">
    <w:name w:val="Author"/>
    <w:basedOn w:val="Normal"/>
    <w:next w:val="TextBody"/>
    <w:autoRedefine/>
    <w:qFormat/>
    <w:pPr>
      <w:keepNext w:val="true"/>
      <w:keepLines/>
      <w:jc w:val="center"/>
    </w:pPr>
    <w:rPr/>
  </w:style>
  <w:style w:type="paragraph" w:styleId="Date">
    <w:name w:val="Date"/>
    <w:basedOn w:val="Normal"/>
    <w:next w:val="TextBody"/>
    <w:qFormat/>
    <w:pPr>
      <w:keepNext w:val="true"/>
      <w:keepLines/>
      <w:jc w:val="center"/>
    </w:pPr>
    <w:rPr/>
  </w:style>
  <w:style w:type="paragraph" w:styleId="Abstract" w:customStyle="1">
    <w:name w:val="Abstract"/>
    <w:basedOn w:val="Normal"/>
    <w:next w:val="TextBody"/>
    <w:autoRedefine/>
    <w:qFormat/>
    <w:rsid w:val="000d0db1"/>
    <w:pPr>
      <w:keepNext w:val="true"/>
      <w:keepLines/>
    </w:pPr>
    <w:rPr>
      <w:szCs w:val="20"/>
    </w:rPr>
  </w:style>
  <w:style w:type="paragraph" w:styleId="Bibliography">
    <w:name w:val="Bibliography"/>
    <w:basedOn w:val="Normal"/>
    <w:qFormat/>
    <w:pPr/>
    <w:rPr/>
  </w:style>
  <w:style w:type="paragraph" w:styleId="BlockText">
    <w:name w:val="Block Text"/>
    <w:basedOn w:val="TextBody"/>
    <w:next w:val="TextBody"/>
    <w:uiPriority w:val="9"/>
    <w:qFormat/>
    <w:rsid w:val="002e757c"/>
    <w:pPr>
      <w:ind w:left="360" w:right="360" w:hanging="0"/>
    </w:pPr>
    <w:rPr/>
  </w:style>
  <w:style w:type="paragraph" w:styleId="Footnote">
    <w:name w:val="Footnote Text"/>
    <w:basedOn w:val="Normal"/>
    <w:autoRedefine/>
    <w:uiPriority w:val="9"/>
    <w:pPr/>
    <w:rPr/>
  </w:style>
  <w:style w:type="paragraph" w:styleId="DefinitionTerm" w:customStyle="1">
    <w:name w:val="Definition Term"/>
    <w:basedOn w:val="Normal"/>
    <w:next w:val="Definition"/>
    <w:autoRedefine/>
    <w:qFormat/>
    <w:rsid w:val="00443643"/>
    <w:pPr/>
    <w:rPr>
      <w:b/>
    </w:rPr>
  </w:style>
  <w:style w:type="paragraph" w:styleId="Definition" w:customStyle="1">
    <w:name w:val="Definition"/>
    <w:basedOn w:val="Normal"/>
    <w:autoRedefine/>
    <w:qFormat/>
    <w:rsid w:val="008c6903"/>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autoRedefine/>
    <w:qFormat/>
    <w:rsid w:val="00a103ba"/>
    <w:pPr>
      <w:keepNext w:val="true"/>
    </w:pPr>
    <w:rPr/>
  </w:style>
  <w:style w:type="paragraph" w:styleId="ImageCaption" w:customStyle="1">
    <w:name w:val="Image Caption"/>
    <w:basedOn w:val="Caption1"/>
    <w:autoRedefine/>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qFormat/>
    <w:pPr>
      <w:spacing w:lineRule="auto" w:line="259"/>
    </w:pPr>
    <w:rPr>
      <w:rFonts w:ascii="Calibri" w:hAnsi="Calibri" w:asciiTheme="majorHAnsi" w:hAnsiTheme="majorHAnsi"/>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rsid w:val="008c690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rsid w:val="008c6903"/>
    <w:pPr>
      <w:tabs>
        <w:tab w:val="clear" w:pos="720"/>
        <w:tab w:val="center" w:pos="4680" w:leader="none"/>
        <w:tab w:val="right" w:pos="9360" w:leader="none"/>
      </w:tabs>
      <w:spacing w:lineRule="auto" w:line="240" w:before="0" w:after="0"/>
    </w:pPr>
    <w:rPr/>
  </w:style>
  <w:style w:type="paragraph" w:styleId="SourceCode" w:customStyle="1">
    <w:name w:val="Source Code"/>
    <w:basedOn w:val="Normal"/>
    <w:link w:val="VerbatimChar"/>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
    <w:name w:val="Table"/>
    <w:semiHidden/>
    <w:unhideWhenUsed/>
    <w:qFormat/>
    <w:rsid w:val="00920b49"/>
    <w:rPr>
      <w:lang w:eastAsia="ko-KR"/>
      <w:sz w:val="20"/>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blStylePr w:type="firstRow">
      <w:rPr>
        <w:b/>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rcid.org/0000-0001-6862-7756" TargetMode="External"/><Relationship Id="rId3" Type="http://schemas.openxmlformats.org/officeDocument/2006/relationships/hyperlink" Target="https://github.com/ktmeaton" TargetMode="External"/><Relationship Id="rId4" Type="http://schemas.openxmlformats.org/officeDocument/2006/relationships/hyperlink" Target="https://orcid.org/0000-0002-6521-8516" TargetMode="External"/><Relationship Id="rId5" Type="http://schemas.openxmlformats.org/officeDocument/2006/relationships/hyperlink" Target="https://orcid.org/0000-0001-7486-757X" TargetMode="External"/><Relationship Id="rId6" Type="http://schemas.openxmlformats.org/officeDocument/2006/relationships/hyperlink" Target="https://orcid.org/0000-0002-2850-0934" TargetMode="External"/><Relationship Id="rId7" Type="http://schemas.openxmlformats.org/officeDocument/2006/relationships/hyperlink" Target="https://orcid.org/0000-0001-6870-5945" TargetMode="External"/><Relationship Id="rId8" Type="http://schemas.openxmlformats.org/officeDocument/2006/relationships/hyperlink" Target="https://orcid.org/0000-0002-2863-0907" TargetMode="External"/><Relationship Id="rId9" Type="http://schemas.openxmlformats.org/officeDocument/2006/relationships/hyperlink" Target="https://github.com/sebastianduchene" TargetMode="External"/><Relationship Id="rId10" Type="http://schemas.openxmlformats.org/officeDocument/2006/relationships/hyperlink" Target="https://orcid.org/0000-0002-8878-1758" TargetMode="External"/><Relationship Id="rId11" Type="http://schemas.openxmlformats.org/officeDocument/2006/relationships/hyperlink" Target="https://orcid.org/0000-0002-2177-3147" TargetMode="External"/><Relationship Id="rId12" Type="http://schemas.openxmlformats.org/officeDocument/2006/relationships/hyperlink" Target="https://orcid.org/0000-0002-7575-0282" TargetMode="External"/><Relationship Id="rId13" Type="http://schemas.openxmlformats.org/officeDocument/2006/relationships/hyperlink" Target="https://orcid.org/0000-0002-0314-4160"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www.cell.com/cell/abstract/S0092-8674(18)31464-8" TargetMode="External"/><Relationship Id="rId25" Type="http://schemas.openxmlformats.org/officeDocument/2006/relationships/hyperlink" Target="https://doi.org/10.1016/j.cell.2018.11.005" TargetMode="External"/><Relationship Id="rId26" Type="http://schemas.openxmlformats.org/officeDocument/2006/relationships/hyperlink" Target="https://www.ncbi.nlm.nih.gov/pubmed/30528431" TargetMode="External"/><Relationship Id="rId27" Type="http://schemas.openxmlformats.org/officeDocument/2006/relationships/hyperlink" Target="https://www.cambridge.org/core/journals/medical-history/article/in-these-perilous-times-plague-and-plague-policies-in-early-modern-denmark/EFF71835DE9EBFB610E35451FD7A0A86" TargetMode="External"/><Relationship Id="rId28" Type="http://schemas.openxmlformats.org/officeDocument/2006/relationships/hyperlink" Target="https://doi.org/10.1017/S0025727300057331" TargetMode="External"/><Relationship Id="rId29" Type="http://schemas.openxmlformats.org/officeDocument/2006/relationships/hyperlink" Target="http://www.jstor.org/stable/29543069" TargetMode="External"/><Relationship Id="rId30" Type="http://schemas.openxmlformats.org/officeDocument/2006/relationships/hyperlink" Target="https://doi.org/10.1093/pastj/gtaa028" TargetMode="External"/><Relationship Id="rId31" Type="http://schemas.openxmlformats.org/officeDocument/2006/relationships/hyperlink" Target="https://doi.org/10.1093/pastj/gtaa028" TargetMode="External"/><Relationship Id="rId32" Type="http://schemas.openxmlformats.org/officeDocument/2006/relationships/hyperlink" Target="https://www.simonandschuster.com/books/Black-Death/Robert-S-Gottfried/9780029123706" TargetMode="External"/><Relationship Id="rId33" Type="http://schemas.openxmlformats.org/officeDocument/2006/relationships/hyperlink" Target="https://worldcat.org/isbn/978-0-02-912370-6" TargetMode="External"/><Relationship Id="rId34" Type="http://schemas.openxmlformats.org/officeDocument/2006/relationships/hyperlink" Target="https://journals.scholarsportal.info/details/03468755/v41i0001/54_tbd.xml" TargetMode="External"/><Relationship Id="rId35" Type="http://schemas.openxmlformats.org/officeDocument/2006/relationships/hyperlink" Target="https://doi.org/10.1080/03468755.2015.1110533" TargetMode="External"/><Relationship Id="rId36" Type="http://schemas.openxmlformats.org/officeDocument/2006/relationships/hyperlink" Target="https://www.pnas.org/content/117/45/28328" TargetMode="External"/><Relationship Id="rId37" Type="http://schemas.openxmlformats.org/officeDocument/2006/relationships/hyperlink" Target="https://doi.org/10.1073/pnas.2009677117" TargetMode="External"/><Relationship Id="rId38" Type="http://schemas.openxmlformats.org/officeDocument/2006/relationships/hyperlink" Target="https://www.ncbi.nlm.nih.gov/pubmed/33106412" TargetMode="External"/><Relationship Id="rId39" Type="http://schemas.openxmlformats.org/officeDocument/2006/relationships/hyperlink" Target="http://www.pnas.org/lookup/doi/10.1073/pnas.1812865115" TargetMode="External"/><Relationship Id="rId40" Type="http://schemas.openxmlformats.org/officeDocument/2006/relationships/hyperlink" Target="https://doi.org/10.1073/pnas.1812865115" TargetMode="External"/><Relationship Id="rId41" Type="http://schemas.openxmlformats.org/officeDocument/2006/relationships/hyperlink" Target="https://doi.org/10.1111/ele.12822" TargetMode="External"/><Relationship Id="rId42" Type="http://schemas.openxmlformats.org/officeDocument/2006/relationships/hyperlink" Target="https://www.ncbi.nlm.nih.gov/pubmed/28834087" TargetMode="External"/><Relationship Id="rId43" Type="http://schemas.openxmlformats.org/officeDocument/2006/relationships/hyperlink" Target="https://dialnet.unirioja.es/servlet/tesis?codigo=230751" TargetMode="External"/><Relationship Id="rId44" Type="http://schemas.openxmlformats.org/officeDocument/2006/relationships/hyperlink" Target="https://www.nature.com/articles/s41598-020-71530-9" TargetMode="External"/><Relationship Id="rId45" Type="http://schemas.openxmlformats.org/officeDocument/2006/relationships/hyperlink" Target="https://doi.org/10.1038/s41598-020-71530-9" TargetMode="External"/><Relationship Id="rId46" Type="http://schemas.openxmlformats.org/officeDocument/2006/relationships/hyperlink" Target="https://www.ncbi.nlm.nih.gov/pmc/articles/PMC1414629/" TargetMode="External"/><Relationship Id="rId47" Type="http://schemas.openxmlformats.org/officeDocument/2006/relationships/hyperlink" Target="https://doi.org/10.1073/pnas.0509544103" TargetMode="External"/><Relationship Id="rId48" Type="http://schemas.openxmlformats.org/officeDocument/2006/relationships/hyperlink" Target="https://www.ncbi.nlm.nih.gov/pubmed/16567636" TargetMode="External"/><Relationship Id="rId49" Type="http://schemas.openxmlformats.org/officeDocument/2006/relationships/hyperlink" Target="https://www.ncbi.nlm.nih.gov/pmc/articles/PMC1414629" TargetMode="External"/><Relationship Id="rId50" Type="http://schemas.openxmlformats.org/officeDocument/2006/relationships/hyperlink" Target="https://worldcat.org/isbn/978-87-635-0770-7" TargetMode="External"/><Relationship Id="rId51" Type="http://schemas.openxmlformats.org/officeDocument/2006/relationships/hyperlink" Target="https://doi.org/10.1093/nar/gkp159" TargetMode="External"/><Relationship Id="rId52" Type="http://schemas.openxmlformats.org/officeDocument/2006/relationships/hyperlink" Target="https://doi.org/10.1093/nar/gkp159" TargetMode="External"/><Relationship Id="rId53" Type="http://schemas.openxmlformats.org/officeDocument/2006/relationships/hyperlink" Target="http://www.pnas.org/cgi/doi/10.1073/pnas.1314445110" TargetMode="External"/><Relationship Id="rId54" Type="http://schemas.openxmlformats.org/officeDocument/2006/relationships/hyperlink" Target="https://doi.org/10.1073/pnas.1314445110" TargetMode="External"/><Relationship Id="rId55" Type="http://schemas.openxmlformats.org/officeDocument/2006/relationships/hyperlink" Target="https://linkinghub.elsevier.com/retrieve/pii/S1473309913703232" TargetMode="External"/><Relationship Id="rId56" Type="http://schemas.openxmlformats.org/officeDocument/2006/relationships/hyperlink" Target="https://doi.org/10.1016/S1473-3099(13)70323-2" TargetMode="External"/><Relationship Id="rId57" Type="http://schemas.openxmlformats.org/officeDocument/2006/relationships/hyperlink" Target="http://www.cshprotocols.org/cgi/doi/10.1101/pdb.prot5448" TargetMode="External"/><Relationship Id="rId58" Type="http://schemas.openxmlformats.org/officeDocument/2006/relationships/hyperlink" Target="https://doi.org/10.1101/pdb.prot5448" TargetMode="External"/><Relationship Id="rId59" Type="http://schemas.openxmlformats.org/officeDocument/2006/relationships/hyperlink" Target="https://academic.oup.com/nar/article/40/1/e3/1287690" TargetMode="External"/><Relationship Id="rId60" Type="http://schemas.openxmlformats.org/officeDocument/2006/relationships/hyperlink" Target="https://doi.org/10.1093/nar/gkr771" TargetMode="External"/><Relationship Id="rId61" Type="http://schemas.openxmlformats.org/officeDocument/2006/relationships/hyperlink" Target="https://doi.org/10.21105/joss.01990" TargetMode="External"/><Relationship Id="rId62" Type="http://schemas.openxmlformats.org/officeDocument/2006/relationships/hyperlink" Target="https://doi.org/10.21105/joss.01990" TargetMode="External"/><Relationship Id="rId63" Type="http://schemas.openxmlformats.org/officeDocument/2006/relationships/hyperlink" Target="https://github.com/ncbi/sra-tools" TargetMode="External"/><Relationship Id="rId64" Type="http://schemas.openxmlformats.org/officeDocument/2006/relationships/hyperlink" Target="https://peerj.com/articles/10947" TargetMode="External"/><Relationship Id="rId65" Type="http://schemas.openxmlformats.org/officeDocument/2006/relationships/hyperlink" Target="https://doi.org/10.7717/peerj.10947" TargetMode="External"/><Relationship Id="rId66" Type="http://schemas.openxmlformats.org/officeDocument/2006/relationships/hyperlink" Target="https://github.com/tseemann/snippy" TargetMode="External"/><Relationship Id="rId67" Type="http://schemas.openxmlformats.org/officeDocument/2006/relationships/hyperlink" Target="http://www.nature.com/articles/nmeth.4285" TargetMode="External"/><Relationship Id="rId68" Type="http://schemas.openxmlformats.org/officeDocument/2006/relationships/hyperlink" Target="https://doi.org/10.1038/nmeth.4285" TargetMode="External"/><Relationship Id="rId69" Type="http://schemas.openxmlformats.org/officeDocument/2006/relationships/hyperlink" Target="https://academic.oup.com/mbe/article/37/5/1530/5721363" TargetMode="External"/><Relationship Id="rId70" Type="http://schemas.openxmlformats.org/officeDocument/2006/relationships/hyperlink" Target="https://doi.org/10.1093/molbev/msaa015" TargetMode="External"/><Relationship Id="rId71" Type="http://schemas.openxmlformats.org/officeDocument/2006/relationships/hyperlink" Target="https://academic.oup.com/mbe/article/35/2/518/4565479" TargetMode="External"/><Relationship Id="rId72" Type="http://schemas.openxmlformats.org/officeDocument/2006/relationships/hyperlink" Target="https://doi.org/10.1093/molbev/msx281" TargetMode="External"/><Relationship Id="rId73" Type="http://schemas.openxmlformats.org/officeDocument/2006/relationships/hyperlink" Target="http://www.pnas.org/cgi/doi/10.1073/pnas.1205750110" TargetMode="External"/><Relationship Id="rId74" Type="http://schemas.openxmlformats.org/officeDocument/2006/relationships/hyperlink" Target="https://doi.org/10.1073/pnas.1205750110" TargetMode="External"/><Relationship Id="rId75" Type="http://schemas.openxmlformats.org/officeDocument/2006/relationships/hyperlink" Target="https://www.nature.com/articles/s41467-019-12154-0" TargetMode="External"/><Relationship Id="rId76" Type="http://schemas.openxmlformats.org/officeDocument/2006/relationships/hyperlink" Target="https://doi.org/10.1038/s41467-019-12154-0" TargetMode="External"/><Relationship Id="rId77" Type="http://schemas.openxmlformats.org/officeDocument/2006/relationships/image" Target="media/image11.png"/><Relationship Id="rId78" Type="http://schemas.openxmlformats.org/officeDocument/2006/relationships/image" Target="media/image12.png"/><Relationship Id="rId79" Type="http://schemas.openxmlformats.org/officeDocument/2006/relationships/image" Target="media/image13.png"/><Relationship Id="rId80" Type="http://schemas.openxmlformats.org/officeDocument/2006/relationships/footer" Target="footer1.xml"/><Relationship Id="rId81" Type="http://schemas.openxmlformats.org/officeDocument/2006/relationships/comments" Target="comments.xml"/><Relationship Id="rId82" Type="http://schemas.openxmlformats.org/officeDocument/2006/relationships/numbering" Target="numbering.xml"/><Relationship Id="rId83" Type="http://schemas.openxmlformats.org/officeDocument/2006/relationships/fontTable" Target="fontTable.xml"/><Relationship Id="rId84" Type="http://schemas.openxmlformats.org/officeDocument/2006/relationships/settings" Target="settings.xml"/><Relationship Id="rId8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Application>LibreOffice/6.4.7.2$Linux_X86_64 LibreOffice_project/40$Build-2</Application>
  <Pages>34</Pages>
  <Words>7088</Words>
  <Characters>40154</Characters>
  <CharactersWithSpaces>46209</CharactersWithSpaces>
  <Paragraphs>1125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2021-07-16T22:56:00Z</dcterms:created>
  <dc:creator>Katherine Eaton</dc:creator>
  <dc:description/>
  <dc:language>en-US</dc:language>
  <cp:lastModifiedBy>Sebastian Duchene</cp:lastModifiedBy>
  <dcterms:modified xsi:type="dcterms:W3CDTF">2021-07-26T13:41:47Z</dcterms:modified>
  <cp:revision>10</cp:revision>
  <dc:subject/>
  <dc:title>A 900-year longitudinal study of Yersinia pestis in Denmark captures the rise and fall of a plague pandemic.</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author-meta">
    <vt:lpwstr/>
  </property>
  <property fmtid="{D5CDD505-2E9C-101B-9397-08002B2CF9AE}" pid="9" name="bibliography">
    <vt:lpwstr/>
  </property>
  <property fmtid="{D5CDD505-2E9C-101B-9397-08002B2CF9AE}" pid="10" name="citekey_aliases">
    <vt:lpwstr/>
  </property>
  <property fmtid="{D5CDD505-2E9C-101B-9397-08002B2CF9AE}" pid="11" name="csl">
    <vt:lpwstr>build/assets/style.csl</vt:lpwstr>
  </property>
  <property fmtid="{D5CDD505-2E9C-101B-9397-08002B2CF9AE}" pid="12" name="date-meta">
    <vt:lpwstr>2021-07-16</vt:lpwstr>
  </property>
  <property fmtid="{D5CDD505-2E9C-101B-9397-08002B2CF9AE}" pid="13" name="header-includes">
    <vt:lpwstr> </vt:lpwstr>
  </property>
  <property fmtid="{D5CDD505-2E9C-101B-9397-08002B2CF9AE}" pid="14" name="link-citations">
    <vt:lpwstr>true</vt:lpwstr>
  </property>
  <property fmtid="{D5CDD505-2E9C-101B-9397-08002B2CF9AE}" pid="15" name="manubot-clear-requests-cache">
    <vt:lpwstr>False</vt:lpwstr>
  </property>
  <property fmtid="{D5CDD505-2E9C-101B-9397-08002B2CF9AE}" pid="16" name="manubot-output-bibliography">
    <vt:lpwstr>output/references.json</vt:lpwstr>
  </property>
  <property fmtid="{D5CDD505-2E9C-101B-9397-08002B2CF9AE}" pid="17" name="manubot-output-citekeys">
    <vt:lpwstr>output/citations.tsv</vt:lpwstr>
  </property>
  <property fmtid="{D5CDD505-2E9C-101B-9397-08002B2CF9AE}" pid="18" name="manubot-requests-cache-path">
    <vt:lpwstr>ci/cache/requests-cache</vt:lpwstr>
  </property>
  <property fmtid="{D5CDD505-2E9C-101B-9397-08002B2CF9AE}" pid="19" name="references">
    <vt:lpwstr/>
  </property>
</Properties>
</file>